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8D8A" w14:textId="77777777" w:rsidR="006F36B5" w:rsidRPr="00375954" w:rsidRDefault="00BE30D4" w:rsidP="004B164C">
      <w:pPr>
        <w:ind w:left="720" w:hanging="720"/>
        <w:rPr>
          <w:rFonts w:ascii="Times New Roman" w:hAnsi="Times New Roman" w:cs="Times New Roman"/>
        </w:rPr>
      </w:pPr>
      <w:r>
        <w:rPr>
          <w:rFonts w:ascii="Times New Roman" w:hAnsi="Times New Roman" w:cs="Times New Roman"/>
          <w:noProof/>
        </w:rPr>
        <w:drawing>
          <wp:inline distT="0" distB="0" distL="0" distR="0" wp14:anchorId="639E0011" wp14:editId="3F756797">
            <wp:extent cx="5400040" cy="2171247"/>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400040" cy="2171247"/>
                    </a:xfrm>
                    <a:prstGeom prst="rect">
                      <a:avLst/>
                    </a:prstGeom>
                    <a:ln/>
                  </pic:spPr>
                </pic:pic>
              </a:graphicData>
            </a:graphic>
          </wp:inline>
        </w:drawing>
      </w:r>
    </w:p>
    <w:p w14:paraId="3BBCC851" w14:textId="77777777" w:rsidR="006F36B5" w:rsidRPr="00375954" w:rsidRDefault="006F36B5">
      <w:pPr>
        <w:rPr>
          <w:rFonts w:ascii="Times New Roman" w:hAnsi="Times New Roman" w:cs="Times New Roman"/>
        </w:rPr>
      </w:pPr>
    </w:p>
    <w:p w14:paraId="545D9574" w14:textId="304C56D4" w:rsidR="006F36B5" w:rsidRPr="00375954" w:rsidRDefault="00BE30D4">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ALUMNOS:</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 xml:space="preserve">Fernandez Sebastián </w:t>
      </w:r>
    </w:p>
    <w:p w14:paraId="253B6EAA" w14:textId="77777777" w:rsidR="006F36B5" w:rsidRPr="00375954" w:rsidRDefault="00BE30D4">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SEDE:</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Centro</w:t>
      </w:r>
    </w:p>
    <w:p w14:paraId="74113C55" w14:textId="77777777" w:rsidR="006F36B5" w:rsidRPr="00375954" w:rsidRDefault="00BE30D4">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COMISIÓN:</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3A</w:t>
      </w:r>
    </w:p>
    <w:p w14:paraId="54447B25" w14:textId="77777777" w:rsidR="006F36B5" w:rsidRPr="00375954" w:rsidRDefault="00BE30D4">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TURNO:</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Noche</w:t>
      </w:r>
    </w:p>
    <w:p w14:paraId="6235146E" w14:textId="77777777" w:rsidR="006F36B5" w:rsidRPr="00375954" w:rsidRDefault="00BE30D4">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AÑO DE CURSADA:</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 xml:space="preserve">3er Año </w:t>
      </w:r>
    </w:p>
    <w:p w14:paraId="295D9F92" w14:textId="2C2EBF65" w:rsidR="006F36B5" w:rsidRPr="00375954" w:rsidRDefault="00BE30D4">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DOCENTES:</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 xml:space="preserve">Silva Juan Ignacio – Avila Jorge – Esposito Nicolas </w:t>
      </w:r>
    </w:p>
    <w:p w14:paraId="07BF7531" w14:textId="77777777" w:rsidR="006F36B5" w:rsidRPr="00375954" w:rsidRDefault="00BE30D4">
      <w:pPr>
        <w:rPr>
          <w:rFonts w:ascii="Times New Roman" w:eastAsia="Times New Roman" w:hAnsi="Times New Roman" w:cs="Times New Roman"/>
          <w:sz w:val="40"/>
          <w:szCs w:val="40"/>
        </w:rPr>
      </w:pPr>
      <w:r>
        <w:rPr>
          <w:rFonts w:ascii="Times New Roman" w:eastAsia="Times New Roman" w:hAnsi="Times New Roman" w:cs="Times New Roman"/>
          <w:b/>
          <w:bCs/>
          <w:sz w:val="40"/>
          <w:szCs w:val="40"/>
        </w:rPr>
        <w:t>CICLO LECTIVO:</w:t>
      </w:r>
      <w:r>
        <w:rPr>
          <w:rFonts w:ascii="Times New Roman" w:eastAsia="Times New Roman" w:hAnsi="Times New Roman" w:cs="Times New Roman"/>
          <w:sz w:val="40"/>
          <w:szCs w:val="40"/>
        </w:rPr>
        <w:t xml:space="preserve"> </w:t>
      </w:r>
      <w:r>
        <w:rPr>
          <w:rFonts w:ascii="Times New Roman" w:eastAsia="Times New Roman" w:hAnsi="Times New Roman" w:cs="Times New Roman"/>
          <w:sz w:val="36"/>
          <w:szCs w:val="36"/>
        </w:rPr>
        <w:t>2026</w:t>
      </w:r>
    </w:p>
    <w:p w14:paraId="56FF8169" w14:textId="77777777" w:rsidR="006F36B5" w:rsidRPr="00375954" w:rsidRDefault="00BE30D4">
      <w:pPr>
        <w:rPr>
          <w:rFonts w:ascii="Times New Roman" w:hAnsi="Times New Roman" w:cs="Times New Roman"/>
        </w:rPr>
      </w:pPr>
      <w:r>
        <w:rPr>
          <w:rFonts w:ascii="Times New Roman" w:hAnsi="Times New Roman" w:cs="Times New Roman"/>
        </w:rPr>
        <w:br w:type="page"/>
      </w:r>
    </w:p>
    <w:sdt>
      <w:sdtPr>
        <w:rPr>
          <w:rFonts w:ascii="Times New Roman" w:eastAsia="Aptos" w:hAnsi="Times New Roman" w:cs="Times New Roman"/>
          <w:color w:val="auto"/>
          <w:sz w:val="24"/>
          <w:szCs w:val="24"/>
          <w:lang w:val="es-MX"/>
        </w:rPr>
        <w:id w:val="1402410819"/>
        <w:docPartObj>
          <w:docPartGallery w:val="Table of Contents"/>
          <w:docPartUnique/>
        </w:docPartObj>
      </w:sdtPr>
      <w:sdtEndPr>
        <w:rPr>
          <w:b/>
          <w:bCs/>
        </w:rPr>
      </w:sdtEndPr>
      <w:sdtContent>
        <w:p w14:paraId="23148438" w14:textId="77777777" w:rsidR="007A128D" w:rsidRPr="00375954" w:rsidRDefault="007A128D">
          <w:pPr>
            <w:pStyle w:val="TtuloTDC"/>
            <w:rPr>
              <w:rFonts w:ascii="Times New Roman" w:hAnsi="Times New Roman" w:cs="Times New Roman"/>
            </w:rPr>
          </w:pPr>
          <w:r>
            <w:rPr>
              <w:rFonts w:ascii="Times New Roman" w:hAnsi="Times New Roman" w:cs="Times New Roman"/>
            </w:rPr>
            <w:t>INDICE</w:t>
          </w:r>
        </w:p>
        <w:p w14:paraId="4BD2AB84" w14:textId="4F4030D2" w:rsidR="002D5A98" w:rsidRDefault="007A128D">
          <w:pPr>
            <w:pStyle w:val="TDC1"/>
            <w:tabs>
              <w:tab w:val="right" w:leader="dot" w:pos="8494"/>
            </w:tabs>
            <w:rPr>
              <w:rFonts w:asciiTheme="minorHAnsi" w:eastAsiaTheme="minorEastAsia" w:hAnsiTheme="minorHAnsi" w:cstheme="minorBidi"/>
              <w:noProof/>
              <w:kern w:val="2"/>
              <w:lang w:val="es-ES" w:eastAsia="es-ES"/>
              <w14:ligatures w14:val="standardContextual"/>
            </w:rPr>
          </w:pPr>
          <w:r>
            <w:rPr>
              <w:rFonts w:ascii="Times New Roman" w:eastAsia="Times New Roman" w:hAnsi="Times New Roman" w:cs="Times New Roman"/>
            </w:rPr>
            <w:fldChar w:fldCharType="begin"/>
            <w:instrText xml:space="preserve"> TOC \o "1-3" \h \z \u </w:instrText>
            <w:fldChar w:fldCharType="separate"/>
          </w:r>
          <w:hyperlink w:anchor="_Toc241023231" w:history="1">
            <w:r>
              <w:rPr>
                <w:rStyle w:val="Hipervnculo"/>
                <w:rFonts w:ascii="Times New Roman" w:eastAsia="Times New Roman" w:hAnsi="Times New Roman" w:cs="Times New Roman"/>
                <w:noProof/>
              </w:rPr>
              <w:t>ESTADO DEL PROYECTO Y GUÍA DE ESTE DOCUMENTO</w:t>
            </w:r>
            <w:r>
              <w:rPr>
                <w:noProof/>
                <w:webHidden/>
              </w:rPr>
              <w:tab/>
              <w:fldChar w:fldCharType="begin"/>
              <w:instrText xml:space="preserve"> PAGEREF _Toc241023231 \h </w:instrText>
              <w:fldChar w:fldCharType="separate"/>
              <w:t>9</w:t>
              <w:fldChar w:fldCharType="end"/>
            </w:r>
          </w:hyperlink>
        </w:p>
        <w:p w14:paraId="6C0ACF67" w14:textId="7B3E7CE2"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32" w:history="1">
            <w:r>
              <w:rPr>
                <w:rStyle w:val="Hipervnculo"/>
                <w:rFonts w:ascii="Times New Roman" w:eastAsia="Times New Roman" w:hAnsi="Times New Roman" w:cs="Times New Roman"/>
                <w:noProof/>
              </w:rPr>
              <w:t>G00. DESCRIPCIÓN GLOBAL DEL PRODUCTO</w:t>
            </w:r>
            <w:r>
              <w:rPr>
                <w:noProof/>
                <w:webHidden/>
              </w:rPr>
              <w:tab/>
              <w:fldChar w:fldCharType="begin"/>
              <w:instrText xml:space="preserve"> PAGEREF _Toc241023232 \h </w:instrText>
              <w:fldChar w:fldCharType="separate"/>
              <w:t>9</w:t>
              <w:fldChar w:fldCharType="end"/>
            </w:r>
          </w:hyperlink>
        </w:p>
        <w:p w14:paraId="75C38432" w14:textId="55E8AF89"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3" w:history="1">
            <w:r>
              <w:rPr>
                <w:rStyle w:val="Hipervnculo"/>
                <w:noProof/>
              </w:rPr>
              <w:t>G01. Propósito</w:t>
            </w:r>
            <w:r>
              <w:rPr>
                <w:noProof/>
                <w:webHidden/>
              </w:rPr>
              <w:tab/>
              <w:fldChar w:fldCharType="begin"/>
              <w:instrText xml:space="preserve"> PAGEREF _Toc241023233 \h </w:instrText>
              <w:fldChar w:fldCharType="separate"/>
              <w:t>9</w:t>
              <w:fldChar w:fldCharType="end"/>
            </w:r>
          </w:hyperlink>
        </w:p>
        <w:p w14:paraId="68B37403" w14:textId="3A12E4E3"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4" w:history="1">
            <w:r>
              <w:rPr>
                <w:rStyle w:val="Hipervnculo"/>
                <w:noProof/>
              </w:rPr>
              <w:t>G02. Descripción funcional del producto y alcance</w:t>
            </w:r>
            <w:r>
              <w:rPr>
                <w:noProof/>
                <w:webHidden/>
              </w:rPr>
              <w:tab/>
              <w:fldChar w:fldCharType="begin"/>
              <w:instrText xml:space="preserve"> PAGEREF _Toc241023234 \h </w:instrText>
              <w:fldChar w:fldCharType="separate"/>
              <w:t>9</w:t>
              <w:fldChar w:fldCharType="end"/>
            </w:r>
          </w:hyperlink>
        </w:p>
        <w:p w14:paraId="47768F0D" w14:textId="14482E06"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5" w:history="1">
            <w:r>
              <w:rPr>
                <w:rStyle w:val="Hipervnculo"/>
                <w:noProof/>
              </w:rPr>
              <w:t>G03. Planificación del proyecto</w:t>
            </w:r>
            <w:r>
              <w:rPr>
                <w:noProof/>
                <w:webHidden/>
              </w:rPr>
              <w:tab/>
              <w:fldChar w:fldCharType="begin"/>
              <w:instrText xml:space="preserve"> PAGEREF _Toc241023235 \h </w:instrText>
              <w:fldChar w:fldCharType="separate"/>
              <w:t>10</w:t>
              <w:fldChar w:fldCharType="end"/>
            </w:r>
          </w:hyperlink>
        </w:p>
        <w:p w14:paraId="2A5AB825" w14:textId="7DD058CC"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6" w:history="1">
            <w:r>
              <w:rPr>
                <w:rStyle w:val="Hipervnculo"/>
                <w:noProof/>
              </w:rPr>
              <w:t>G04. Definiciones, acrónimos y abreviaciones</w:t>
            </w:r>
            <w:r>
              <w:rPr>
                <w:noProof/>
                <w:webHidden/>
              </w:rPr>
              <w:tab/>
              <w:fldChar w:fldCharType="begin"/>
              <w:instrText xml:space="preserve"> PAGEREF _Toc241023236 \h </w:instrText>
              <w:fldChar w:fldCharType="separate"/>
              <w:t>10</w:t>
              <w:fldChar w:fldCharType="end"/>
            </w:r>
          </w:hyperlink>
        </w:p>
        <w:p w14:paraId="755735C9" w14:textId="307F8F5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7" w:history="1">
            <w:r>
              <w:rPr>
                <w:rStyle w:val="Hipervnculo"/>
                <w:noProof/>
              </w:rPr>
              <w:t>G05. Descripción de las personas participantes en el desarrollo del sistema de información y los usuarios (Roles)</w:t>
            </w:r>
            <w:r>
              <w:rPr>
                <w:noProof/>
                <w:webHidden/>
              </w:rPr>
              <w:tab/>
              <w:fldChar w:fldCharType="begin"/>
              <w:instrText xml:space="preserve"> PAGEREF _Toc241023237 \h </w:instrText>
              <w:fldChar w:fldCharType="separate"/>
              <w:t>11</w:t>
              <w:fldChar w:fldCharType="end"/>
            </w:r>
          </w:hyperlink>
        </w:p>
        <w:p w14:paraId="2DB751C3" w14:textId="2EB1E93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8" w:history="1">
            <w:r>
              <w:rPr>
                <w:rStyle w:val="Hipervnculo"/>
                <w:noProof/>
              </w:rPr>
              <w:t>G06. Otros requisitos del producto y documentación</w:t>
            </w:r>
            <w:r>
              <w:rPr>
                <w:noProof/>
                <w:webHidden/>
              </w:rPr>
              <w:tab/>
              <w:fldChar w:fldCharType="begin"/>
              <w:instrText xml:space="preserve"> PAGEREF _Toc241023238 \h </w:instrText>
              <w:fldChar w:fldCharType="separate"/>
              <w:t>11</w:t>
              <w:fldChar w:fldCharType="end"/>
            </w:r>
          </w:hyperlink>
        </w:p>
        <w:p w14:paraId="6CC8757C" w14:textId="57B8EA8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9" w:history="1">
            <w:r>
              <w:rPr>
                <w:rStyle w:val="Hipervnculo"/>
                <w:noProof/>
              </w:rPr>
              <w:t>G07. Diagrama de clases de todos los módulos implementados</w:t>
            </w:r>
            <w:r>
              <w:rPr>
                <w:noProof/>
                <w:webHidden/>
              </w:rPr>
              <w:tab/>
              <w:fldChar w:fldCharType="begin"/>
              <w:instrText xml:space="preserve"> PAGEREF _Toc241023239 \h </w:instrText>
              <w:fldChar w:fldCharType="separate"/>
              <w:t>11</w:t>
              <w:fldChar w:fldCharType="end"/>
            </w:r>
          </w:hyperlink>
        </w:p>
        <w:p w14:paraId="61501978" w14:textId="49956C2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40" w:history="1">
            <w:r>
              <w:rPr>
                <w:rStyle w:val="Hipervnculo"/>
                <w:noProof/>
              </w:rPr>
              <w:t>G08. Modelo de datos de todos los módulos implementados</w:t>
            </w:r>
            <w:r>
              <w:rPr>
                <w:noProof/>
                <w:webHidden/>
              </w:rPr>
              <w:tab/>
              <w:fldChar w:fldCharType="begin"/>
              <w:instrText xml:space="preserve"> PAGEREF _Toc241023240 \h </w:instrText>
              <w:fldChar w:fldCharType="separate"/>
              <w:t>14</w:t>
              <w:fldChar w:fldCharType="end"/>
            </w:r>
          </w:hyperlink>
        </w:p>
        <w:p w14:paraId="58EE0182" w14:textId="51BED348"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41" w:history="1">
            <w:r>
              <w:rPr>
                <w:rStyle w:val="Hipervnculo"/>
                <w:rFonts w:ascii="Times New Roman" w:eastAsia="Times New Roman" w:hAnsi="Times New Roman" w:cs="Times New Roman"/>
                <w:noProof/>
              </w:rPr>
              <w:t>N00. PROCESOS DE NEGOCIO</w:t>
            </w:r>
            <w:r>
              <w:rPr>
                <w:noProof/>
                <w:webHidden/>
              </w:rPr>
              <w:tab/>
              <w:fldChar w:fldCharType="begin"/>
              <w:instrText xml:space="preserve"> PAGEREF _Toc241023241 \h </w:instrText>
              <w:fldChar w:fldCharType="separate"/>
              <w:t>14</w:t>
              <w:fldChar w:fldCharType="end"/>
            </w:r>
          </w:hyperlink>
        </w:p>
        <w:p w14:paraId="3DBCCE2A" w14:textId="75B5065A"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42" w:history="1">
            <w:r>
              <w:rPr>
                <w:rStyle w:val="Hipervnculo"/>
                <w:rFonts w:ascii="Times New Roman" w:eastAsia="Times New Roman" w:hAnsi="Times New Roman" w:cs="Times New Roman"/>
                <w:noProof/>
              </w:rPr>
              <w:t>N01. Proceso de negocio 1: Venta de productos</w:t>
            </w:r>
            <w:r>
              <w:rPr>
                <w:noProof/>
                <w:webHidden/>
              </w:rPr>
              <w:tab/>
              <w:fldChar w:fldCharType="begin"/>
              <w:instrText xml:space="preserve"> PAGEREF _Toc241023242 \h </w:instrText>
              <w:fldChar w:fldCharType="separate"/>
              <w:t>14</w:t>
              <w:fldChar w:fldCharType="end"/>
            </w:r>
          </w:hyperlink>
        </w:p>
        <w:p w14:paraId="0F3DF75B" w14:textId="6D7E0306" w:rsidR="002D5A98" w:rsidRDefault="002D5A98">
          <w:pPr>
            <w:pStyle w:val="TDC3"/>
            <w:tabs>
              <w:tab w:val="left" w:pos="960"/>
              <w:tab w:val="right" w:leader="dot" w:pos="8494"/>
            </w:tabs>
            <w:rPr>
              <w:rFonts w:asciiTheme="minorHAnsi" w:eastAsiaTheme="minorEastAsia" w:hAnsiTheme="minorHAnsi" w:cstheme="minorBidi"/>
              <w:noProof/>
              <w:kern w:val="2"/>
              <w:lang w:val="es-ES" w:eastAsia="es-ES"/>
              <w14:ligatures w14:val="standardContextual"/>
            </w:rPr>
          </w:pPr>
          <w:hyperlink w:anchor="_Toc241023243" w:history="1">
            <w:r>
              <w:rPr>
                <w:rStyle w:val="Hipervnculo"/>
                <w:rFonts w:ascii="Times New Roman" w:eastAsia="Times New Roman" w:hAnsi="Times New Roman" w:cs="Times New Roman"/>
                <w:noProof/>
              </w:rPr>
              <w:t>A.</w:t>
            </w:r>
            <w:r>
              <w:rPr>
                <w:rFonts w:asciiTheme="minorHAnsi" w:eastAsiaTheme="minorEastAsia" w:hAnsiTheme="minorHAnsi" w:cstheme="minorBidi"/>
                <w:noProof/>
                <w:kern w:val="2"/>
                <w:lang w:val="es-ES" w:eastAsia="es-ES"/>
                <w14:ligatures w14:val="standardContextual"/>
              </w:rPr>
              <w:tab/>
            </w:r>
            <w:r>
              <w:rPr>
                <w:rStyle w:val="Hipervnculo"/>
                <w:rFonts w:ascii="Times New Roman" w:eastAsia="Times New Roman" w:hAnsi="Times New Roman" w:cs="Times New Roman"/>
                <w:noProof/>
              </w:rPr>
              <w:t>Identificación de roles intervinientes</w:t>
            </w:r>
            <w:r>
              <w:rPr>
                <w:noProof/>
                <w:webHidden/>
              </w:rPr>
              <w:tab/>
              <w:fldChar w:fldCharType="begin"/>
              <w:instrText xml:space="preserve"> PAGEREF _Toc241023243 \h </w:instrText>
              <w:fldChar w:fldCharType="separate"/>
              <w:t>14</w:t>
              <w:fldChar w:fldCharType="end"/>
            </w:r>
          </w:hyperlink>
        </w:p>
        <w:p w14:paraId="57470638" w14:textId="3865B91C"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44" w:history="1">
            <w:r>
              <w:rPr>
                <w:rStyle w:val="Hipervnculo"/>
                <w:rFonts w:ascii="Times New Roman" w:eastAsia="Times New Roman" w:hAnsi="Times New Roman" w:cs="Times New Roman"/>
                <w:noProof/>
              </w:rPr>
              <w:t>B. Diagrama de actividad</w:t>
            </w:r>
            <w:r>
              <w:rPr>
                <w:noProof/>
                <w:webHidden/>
              </w:rPr>
              <w:tab/>
              <w:fldChar w:fldCharType="begin"/>
              <w:instrText xml:space="preserve"> PAGEREF _Toc241023244 \h </w:instrText>
              <w:fldChar w:fldCharType="separate"/>
              <w:t>15</w:t>
              <w:fldChar w:fldCharType="end"/>
            </w:r>
          </w:hyperlink>
        </w:p>
        <w:p w14:paraId="5AC679F8" w14:textId="613A7918"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45" w:history="1">
            <w:r>
              <w:rPr>
                <w:rStyle w:val="Hipervnculo"/>
                <w:rFonts w:ascii="Times New Roman" w:eastAsia="Times New Roman" w:hAnsi="Times New Roman" w:cs="Times New Roman"/>
                <w:noProof/>
              </w:rPr>
              <w:t>C. Modelo conceptual</w:t>
            </w:r>
            <w:r>
              <w:rPr>
                <w:noProof/>
                <w:webHidden/>
              </w:rPr>
              <w:tab/>
              <w:fldChar w:fldCharType="begin"/>
              <w:instrText xml:space="preserve"> PAGEREF _Toc241023245 \h </w:instrText>
              <w:fldChar w:fldCharType="separate"/>
              <w:t>16</w:t>
              <w:fldChar w:fldCharType="end"/>
            </w:r>
          </w:hyperlink>
        </w:p>
        <w:p w14:paraId="0B4200F4" w14:textId="2ED1D63F"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46" w:history="1">
            <w:r>
              <w:rPr>
                <w:rStyle w:val="Hipervnculo"/>
                <w:rFonts w:ascii="Times New Roman" w:eastAsia="Times New Roman" w:hAnsi="Times New Roman" w:cs="Times New Roman"/>
                <w:noProof/>
              </w:rPr>
              <w:t>D. Especificación de casos de uso principales</w:t>
            </w:r>
            <w:r>
              <w:rPr>
                <w:noProof/>
                <w:webHidden/>
              </w:rPr>
              <w:tab/>
              <w:fldChar w:fldCharType="begin"/>
              <w:instrText xml:space="preserve"> PAGEREF _Toc241023246 \h </w:instrText>
              <w:fldChar w:fldCharType="separate"/>
              <w:t>17</w:t>
              <w:fldChar w:fldCharType="end"/>
            </w:r>
          </w:hyperlink>
        </w:p>
        <w:p w14:paraId="7E2B4CA8" w14:textId="1602DB8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47" w:history="1">
            <w:r>
              <w:rPr>
                <w:rStyle w:val="Hipervnculo"/>
                <w:rFonts w:ascii="Times New Roman" w:eastAsia="Times New Roman" w:hAnsi="Times New Roman" w:cs="Times New Roman"/>
                <w:noProof/>
              </w:rPr>
              <w:t>E. Diagrama de clases del proceso</w:t>
            </w:r>
            <w:r>
              <w:rPr>
                <w:noProof/>
                <w:webHidden/>
              </w:rPr>
              <w:tab/>
              <w:fldChar w:fldCharType="begin"/>
              <w:instrText xml:space="preserve"> PAGEREF _Toc241023247 \h </w:instrText>
              <w:fldChar w:fldCharType="separate"/>
              <w:t>28</w:t>
              <w:fldChar w:fldCharType="end"/>
            </w:r>
          </w:hyperlink>
        </w:p>
        <w:p w14:paraId="5E28B5D3" w14:textId="13B6B181"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48" w:history="1">
            <w:r>
              <w:rPr>
                <w:rStyle w:val="Hipervnculo"/>
                <w:rFonts w:ascii="Times New Roman" w:eastAsia="Times New Roman" w:hAnsi="Times New Roman" w:cs="Times New Roman"/>
                <w:noProof/>
              </w:rPr>
              <w:t>N02. Proceso de negocio 2 —Reposición de stock y compras</w:t>
            </w:r>
            <w:r>
              <w:rPr>
                <w:noProof/>
                <w:webHidden/>
              </w:rPr>
              <w:tab/>
              <w:fldChar w:fldCharType="begin"/>
              <w:instrText xml:space="preserve"> PAGEREF _Toc241023248 \h </w:instrText>
              <w:fldChar w:fldCharType="separate"/>
              <w:t>29</w:t>
              <w:fldChar w:fldCharType="end"/>
            </w:r>
          </w:hyperlink>
        </w:p>
        <w:p w14:paraId="5AD455F6" w14:textId="20CE5EFF"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49" w:history="1">
            <w:r>
              <w:rPr>
                <w:rStyle w:val="Hipervnculo"/>
                <w:rFonts w:ascii="Times New Roman" w:eastAsia="Times New Roman" w:hAnsi="Times New Roman" w:cs="Times New Roman"/>
                <w:noProof/>
              </w:rPr>
              <w:t>Proceso por el cual el bar mantiene la disponibilidad de los insumos necesarios para preparar sus productos. Se inicia cuando un insumo cae por debajo de su umbral de reposición, a partir del aviso generado durante la venta (N01), o cuando el Encargado de Stock detecta un faltante en su control de inventario. El Encargado verifica el stock físico, determina la cantidad a reponer en la unidad de compra del proveedor y arma la orden de compra, que el Dueño debe aprobar antes de enviarse. Al recibir la mercadería, el Encargado la controla contra la orden: registra el ingreso de lo recibido en condiciones, convirtiendo las unidades de compra a su volumen o peso equivalente junto con el costo de cada insumo, y reclama al Proveedor lo faltante o dañado hasta completar la orden. Finalmente, el Dueño paga al Proveedor por fuera del sistema y deja registrado el pago.</w:t>
            </w:r>
            <w:r>
              <w:rPr>
                <w:noProof/>
                <w:webHidden/>
              </w:rPr>
              <w:tab/>
              <w:fldChar w:fldCharType="begin"/>
              <w:instrText xml:space="preserve"> PAGEREF _Toc241023249 \h </w:instrText>
              <w:fldChar w:fldCharType="separate"/>
              <w:t>29</w:t>
              <w:fldChar w:fldCharType="end"/>
            </w:r>
          </w:hyperlink>
        </w:p>
        <w:p w14:paraId="1EF2B74E" w14:textId="4C214A0A"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0" w:history="1">
            <w:r>
              <w:rPr>
                <w:rStyle w:val="Hipervnculo"/>
                <w:rFonts w:ascii="Times New Roman" w:eastAsia="Times New Roman" w:hAnsi="Times New Roman" w:cs="Times New Roman"/>
                <w:noProof/>
              </w:rPr>
              <w:t>A. Identificación de roles intervinientes</w:t>
            </w:r>
            <w:r>
              <w:rPr>
                <w:noProof/>
                <w:webHidden/>
              </w:rPr>
              <w:tab/>
              <w:fldChar w:fldCharType="begin"/>
              <w:instrText xml:space="preserve"> PAGEREF _Toc241023250 \h </w:instrText>
              <w:fldChar w:fldCharType="separate"/>
              <w:t>29</w:t>
              <w:fldChar w:fldCharType="end"/>
            </w:r>
          </w:hyperlink>
        </w:p>
        <w:p w14:paraId="606EE541" w14:textId="23895D8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1" w:history="1">
            <w:r>
              <w:rPr>
                <w:rStyle w:val="Hipervnculo"/>
                <w:rFonts w:ascii="Times New Roman" w:eastAsia="Times New Roman" w:hAnsi="Times New Roman" w:cs="Times New Roman"/>
                <w:noProof/>
              </w:rPr>
              <w:t>B. Diagrama de actividad</w:t>
            </w:r>
            <w:r>
              <w:rPr>
                <w:noProof/>
                <w:webHidden/>
              </w:rPr>
              <w:tab/>
              <w:fldChar w:fldCharType="begin"/>
              <w:instrText xml:space="preserve"> PAGEREF _Toc241023251 \h </w:instrText>
              <w:fldChar w:fldCharType="separate"/>
              <w:t>30</w:t>
              <w:fldChar w:fldCharType="end"/>
            </w:r>
          </w:hyperlink>
        </w:p>
        <w:p w14:paraId="195DD81D" w14:textId="7C97D727"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2" w:history="1">
            <w:r>
              <w:rPr>
                <w:rStyle w:val="Hipervnculo"/>
                <w:rFonts w:ascii="Times New Roman" w:eastAsia="Times New Roman" w:hAnsi="Times New Roman" w:cs="Times New Roman"/>
                <w:noProof/>
              </w:rPr>
              <w:t>C. Modelo conceptual</w:t>
            </w:r>
            <w:r>
              <w:rPr>
                <w:noProof/>
                <w:webHidden/>
              </w:rPr>
              <w:tab/>
              <w:fldChar w:fldCharType="begin"/>
              <w:instrText xml:space="preserve"> PAGEREF _Toc241023252 \h </w:instrText>
              <w:fldChar w:fldCharType="separate"/>
              <w:t>32</w:t>
              <w:fldChar w:fldCharType="end"/>
            </w:r>
          </w:hyperlink>
        </w:p>
        <w:p w14:paraId="4038A0C9" w14:textId="149CE253"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3" w:history="1">
            <w:r>
              <w:rPr>
                <w:rStyle w:val="Hipervnculo"/>
                <w:rFonts w:ascii="Times New Roman" w:eastAsia="Times New Roman" w:hAnsi="Times New Roman" w:cs="Times New Roman"/>
                <w:noProof/>
              </w:rPr>
              <w:t>D. Especificación de casos de uso principales</w:t>
            </w:r>
            <w:r>
              <w:rPr>
                <w:noProof/>
                <w:webHidden/>
              </w:rPr>
              <w:tab/>
              <w:fldChar w:fldCharType="begin"/>
              <w:instrText xml:space="preserve"> PAGEREF _Toc241023253 \h </w:instrText>
              <w:fldChar w:fldCharType="separate"/>
              <w:t>32</w:t>
              <w:fldChar w:fldCharType="end"/>
            </w:r>
          </w:hyperlink>
        </w:p>
        <w:p w14:paraId="577D0719" w14:textId="51B9160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4" w:history="1">
            <w:r>
              <w:rPr>
                <w:rStyle w:val="Hipervnculo"/>
                <w:rFonts w:ascii="Times New Roman" w:eastAsia="Times New Roman" w:hAnsi="Times New Roman" w:cs="Times New Roman"/>
                <w:noProof/>
              </w:rPr>
              <w:t>E. Diagrama de clases del proceso</w:t>
            </w:r>
            <w:r>
              <w:rPr>
                <w:noProof/>
                <w:webHidden/>
              </w:rPr>
              <w:tab/>
              <w:fldChar w:fldCharType="begin"/>
              <w:instrText xml:space="preserve"> PAGEREF _Toc241023254 \h </w:instrText>
              <w:fldChar w:fldCharType="separate"/>
              <w:t>33</w:t>
              <w:fldChar w:fldCharType="end"/>
            </w:r>
          </w:hyperlink>
        </w:p>
        <w:p w14:paraId="7286403E" w14:textId="50C421F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5" w:history="1">
            <w:r>
              <w:rPr>
                <w:rStyle w:val="Hipervnculo"/>
                <w:rFonts w:ascii="Times New Roman" w:eastAsia="Times New Roman" w:hAnsi="Times New Roman" w:cs="Times New Roman"/>
                <w:noProof/>
              </w:rPr>
              <w:t>F. Modelo de datos (DER) del proceso</w:t>
            </w:r>
            <w:r>
              <w:rPr>
                <w:noProof/>
                <w:webHidden/>
              </w:rPr>
              <w:tab/>
              <w:fldChar w:fldCharType="begin"/>
              <w:instrText xml:space="preserve"> PAGEREF _Toc241023255 \h </w:instrText>
              <w:fldChar w:fldCharType="separate"/>
              <w:t>33</w:t>
              <w:fldChar w:fldCharType="end"/>
            </w:r>
          </w:hyperlink>
        </w:p>
        <w:p w14:paraId="235B7586" w14:textId="11D1413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56" w:history="1">
            <w:r>
              <w:rPr>
                <w:rStyle w:val="Hipervnculo"/>
                <w:rFonts w:ascii="Times New Roman" w:eastAsia="Times New Roman" w:hAnsi="Times New Roman" w:cs="Times New Roman"/>
                <w:noProof/>
              </w:rPr>
              <w:t>N03. Proceso de negocio 3 — Análisis de rentabilidad</w:t>
            </w:r>
            <w:r>
              <w:rPr>
                <w:noProof/>
                <w:webHidden/>
              </w:rPr>
              <w:tab/>
              <w:fldChar w:fldCharType="begin"/>
              <w:instrText xml:space="preserve"> PAGEREF _Toc241023256 \h </w:instrText>
              <w:fldChar w:fldCharType="separate"/>
              <w:t>33</w:t>
              <w:fldChar w:fldCharType="end"/>
            </w:r>
          </w:hyperlink>
        </w:p>
        <w:p w14:paraId="06B857D8" w14:textId="7C6BC78A"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7" w:history="1">
            <w:r>
              <w:rPr>
                <w:rStyle w:val="Hipervnculo"/>
                <w:rFonts w:ascii="Times New Roman" w:eastAsia="Times New Roman" w:hAnsi="Times New Roman" w:cs="Times New Roman"/>
                <w:noProof/>
              </w:rPr>
              <w:t>A. Identificación de roles intervinientes</w:t>
            </w:r>
            <w:r>
              <w:rPr>
                <w:noProof/>
                <w:webHidden/>
              </w:rPr>
              <w:tab/>
              <w:fldChar w:fldCharType="begin"/>
              <w:instrText xml:space="preserve"> PAGEREF _Toc241023257 \h </w:instrText>
              <w:fldChar w:fldCharType="separate"/>
              <w:t>34</w:t>
              <w:fldChar w:fldCharType="end"/>
            </w:r>
          </w:hyperlink>
        </w:p>
        <w:p w14:paraId="690EBBDA" w14:textId="328040E2"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8" w:history="1">
            <w:r>
              <w:rPr>
                <w:rStyle w:val="Hipervnculo"/>
                <w:rFonts w:ascii="Times New Roman" w:eastAsia="Times New Roman" w:hAnsi="Times New Roman" w:cs="Times New Roman"/>
                <w:noProof/>
              </w:rPr>
              <w:t>B. Diagrama de actividad</w:t>
            </w:r>
            <w:r>
              <w:rPr>
                <w:noProof/>
                <w:webHidden/>
              </w:rPr>
              <w:tab/>
              <w:fldChar w:fldCharType="begin"/>
              <w:instrText xml:space="preserve"> PAGEREF _Toc241023258 \h </w:instrText>
              <w:fldChar w:fldCharType="separate"/>
              <w:t>34</w:t>
              <w:fldChar w:fldCharType="end"/>
            </w:r>
          </w:hyperlink>
        </w:p>
        <w:p w14:paraId="754997D9" w14:textId="7EB05C7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9" w:history="1">
            <w:r>
              <w:rPr>
                <w:rStyle w:val="Hipervnculo"/>
                <w:rFonts w:ascii="Times New Roman" w:eastAsia="Times New Roman" w:hAnsi="Times New Roman" w:cs="Times New Roman"/>
                <w:noProof/>
              </w:rPr>
              <w:t>C. Modelo conceptual</w:t>
            </w:r>
            <w:r>
              <w:rPr>
                <w:noProof/>
                <w:webHidden/>
              </w:rPr>
              <w:tab/>
              <w:fldChar w:fldCharType="begin"/>
              <w:instrText xml:space="preserve"> PAGEREF _Toc241023259 \h </w:instrText>
              <w:fldChar w:fldCharType="separate"/>
              <w:t>34</w:t>
              <w:fldChar w:fldCharType="end"/>
            </w:r>
          </w:hyperlink>
        </w:p>
        <w:p w14:paraId="23535120" w14:textId="48DD0EAA"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60" w:history="1">
            <w:r>
              <w:rPr>
                <w:rStyle w:val="Hipervnculo"/>
                <w:rFonts w:ascii="Times New Roman" w:eastAsia="Times New Roman" w:hAnsi="Times New Roman" w:cs="Times New Roman"/>
                <w:noProof/>
              </w:rPr>
              <w:t>D. Especificación de casos de uso principales</w:t>
            </w:r>
            <w:r>
              <w:rPr>
                <w:noProof/>
                <w:webHidden/>
              </w:rPr>
              <w:tab/>
              <w:fldChar w:fldCharType="begin"/>
              <w:instrText xml:space="preserve"> PAGEREF _Toc241023260 \h </w:instrText>
              <w:fldChar w:fldCharType="separate"/>
              <w:t>34</w:t>
              <w:fldChar w:fldCharType="end"/>
            </w:r>
          </w:hyperlink>
        </w:p>
        <w:p w14:paraId="4E5C04AD" w14:textId="01455B68"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61" w:history="1">
            <w:r>
              <w:rPr>
                <w:rStyle w:val="Hipervnculo"/>
                <w:rFonts w:ascii="Times New Roman" w:eastAsia="Times New Roman" w:hAnsi="Times New Roman" w:cs="Times New Roman"/>
                <w:noProof/>
              </w:rPr>
              <w:t>E. Diagrama de clases del proceso</w:t>
            </w:r>
            <w:r>
              <w:rPr>
                <w:noProof/>
                <w:webHidden/>
              </w:rPr>
              <w:tab/>
              <w:fldChar w:fldCharType="begin"/>
              <w:instrText xml:space="preserve"> PAGEREF _Toc241023261 \h </w:instrText>
              <w:fldChar w:fldCharType="separate"/>
              <w:t>34</w:t>
              <w:fldChar w:fldCharType="end"/>
            </w:r>
          </w:hyperlink>
        </w:p>
        <w:p w14:paraId="3B2C48B3" w14:textId="4115BF4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62" w:history="1">
            <w:r>
              <w:rPr>
                <w:rStyle w:val="Hipervnculo"/>
                <w:rFonts w:ascii="Times New Roman" w:eastAsia="Times New Roman" w:hAnsi="Times New Roman" w:cs="Times New Roman"/>
                <w:noProof/>
              </w:rPr>
              <w:t>F. Modelo de datos (DER) del proceso</w:t>
            </w:r>
            <w:r>
              <w:rPr>
                <w:noProof/>
                <w:webHidden/>
              </w:rPr>
              <w:tab/>
              <w:fldChar w:fldCharType="begin"/>
              <w:instrText xml:space="preserve"> PAGEREF _Toc241023262 \h </w:instrText>
              <w:fldChar w:fldCharType="separate"/>
              <w:t>34</w:t>
              <w:fldChar w:fldCharType="end"/>
            </w:r>
          </w:hyperlink>
        </w:p>
        <w:p w14:paraId="2CEDCB6D" w14:textId="3167179C"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63" w:history="1">
            <w:r>
              <w:rPr>
                <w:rStyle w:val="Hipervnculo"/>
                <w:rFonts w:ascii="Times New Roman" w:eastAsia="Times New Roman" w:hAnsi="Times New Roman" w:cs="Times New Roman"/>
                <w:noProof/>
              </w:rPr>
              <w:t>T00. DOCUMENTOS DE ASPECTOS TÉCNICOS QUE PROVEE EL SISTEMA DE INFORMACIÓN</w:t>
            </w:r>
            <w:r>
              <w:rPr>
                <w:noProof/>
                <w:webHidden/>
              </w:rPr>
              <w:tab/>
              <w:fldChar w:fldCharType="begin"/>
              <w:instrText xml:space="preserve"> PAGEREF _Toc241023263 \h </w:instrText>
              <w:fldChar w:fldCharType="separate"/>
              <w:t>35</w:t>
              <w:fldChar w:fldCharType="end"/>
            </w:r>
          </w:hyperlink>
        </w:p>
        <w:p w14:paraId="39A1EA9E" w14:textId="66DD13BE"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64" w:history="1">
            <w:r>
              <w:rPr>
                <w:rStyle w:val="Hipervnculo"/>
                <w:rFonts w:ascii="Times New Roman" w:eastAsia="Times New Roman" w:hAnsi="Times New Roman" w:cs="Times New Roman"/>
                <w:noProof/>
              </w:rPr>
              <w:t>T01. ARQUITECTURA BASE</w:t>
            </w:r>
            <w:r>
              <w:rPr>
                <w:noProof/>
                <w:webHidden/>
              </w:rPr>
              <w:tab/>
              <w:fldChar w:fldCharType="begin"/>
              <w:instrText xml:space="preserve"> PAGEREF _Toc241023264 \h </w:instrText>
              <w:fldChar w:fldCharType="separate"/>
              <w:t>35</w:t>
              <w:fldChar w:fldCharType="end"/>
            </w:r>
          </w:hyperlink>
        </w:p>
        <w:p w14:paraId="13B276F5" w14:textId="462DBFF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65" w:history="1">
            <w:r>
              <w:rPr>
                <w:rStyle w:val="Hipervnculo"/>
                <w:rFonts w:ascii="Times New Roman" w:eastAsia="Times New Roman" w:hAnsi="Times New Roman" w:cs="Times New Roman"/>
                <w:noProof/>
              </w:rPr>
              <w:t>T01.1 Descripción funcional del producto y alcance</w:t>
            </w:r>
            <w:r>
              <w:rPr>
                <w:noProof/>
                <w:webHidden/>
              </w:rPr>
              <w:tab/>
              <w:fldChar w:fldCharType="begin"/>
              <w:instrText xml:space="preserve"> PAGEREF _Toc241023265 \h </w:instrText>
              <w:fldChar w:fldCharType="separate"/>
              <w:t>35</w:t>
              <w:fldChar w:fldCharType="end"/>
            </w:r>
          </w:hyperlink>
        </w:p>
        <w:p w14:paraId="408A5A63" w14:textId="4B429EE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66" w:history="1">
            <w:r>
              <w:rPr>
                <w:rStyle w:val="Hipervnculo"/>
                <w:rFonts w:ascii="Times New Roman" w:eastAsia="Times New Roman" w:hAnsi="Times New Roman" w:cs="Times New Roman"/>
                <w:noProof/>
              </w:rPr>
              <w:t>T01.2 Definiciones, acrónimos y abreviaciones</w:t>
            </w:r>
            <w:r>
              <w:rPr>
                <w:noProof/>
                <w:webHidden/>
              </w:rPr>
              <w:tab/>
              <w:fldChar w:fldCharType="begin"/>
              <w:instrText xml:space="preserve"> PAGEREF _Toc241023266 \h </w:instrText>
              <w:fldChar w:fldCharType="separate"/>
              <w:t>35</w:t>
              <w:fldChar w:fldCharType="end"/>
            </w:r>
          </w:hyperlink>
        </w:p>
        <w:p w14:paraId="16BA6973" w14:textId="36F391D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67" w:history="1">
            <w:r>
              <w:rPr>
                <w:rStyle w:val="Hipervnculo"/>
                <w:rFonts w:ascii="Times New Roman" w:eastAsia="Times New Roman" w:hAnsi="Times New Roman" w:cs="Times New Roman"/>
                <w:noProof/>
              </w:rPr>
              <w:t>T01.3 Descripción de las personas participantes en el desarrollo del sistema de información y los usuarios (Roles)</w:t>
            </w:r>
            <w:r>
              <w:rPr>
                <w:noProof/>
                <w:webHidden/>
              </w:rPr>
              <w:tab/>
              <w:fldChar w:fldCharType="begin"/>
              <w:instrText xml:space="preserve"> PAGEREF _Toc241023267 \h </w:instrText>
              <w:fldChar w:fldCharType="separate"/>
              <w:t>35</w:t>
              <w:fldChar w:fldCharType="end"/>
            </w:r>
          </w:hyperlink>
        </w:p>
        <w:p w14:paraId="086C2052" w14:textId="57FA4F8B"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68" w:history="1">
            <w:r>
              <w:rPr>
                <w:rStyle w:val="Hipervnculo"/>
                <w:rFonts w:ascii="Times New Roman" w:eastAsia="Times New Roman" w:hAnsi="Times New Roman" w:cs="Times New Roman"/>
                <w:noProof/>
              </w:rPr>
              <w:t>T01.4 Diagrama de componentes</w:t>
            </w:r>
            <w:r>
              <w:rPr>
                <w:noProof/>
                <w:webHidden/>
              </w:rPr>
              <w:tab/>
              <w:fldChar w:fldCharType="begin"/>
              <w:instrText xml:space="preserve"> PAGEREF _Toc241023268 \h </w:instrText>
              <w:fldChar w:fldCharType="separate"/>
              <w:t>36</w:t>
              <w:fldChar w:fldCharType="end"/>
            </w:r>
          </w:hyperlink>
        </w:p>
        <w:p w14:paraId="37209E77" w14:textId="46023D8E"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69" w:history="1">
            <w:r>
              <w:rPr>
                <w:rStyle w:val="Hipervnculo"/>
                <w:rFonts w:ascii="Times New Roman" w:eastAsia="Times New Roman" w:hAnsi="Times New Roman" w:cs="Times New Roman"/>
                <w:noProof/>
              </w:rPr>
              <w:t>T01.4.1 Descripción</w:t>
            </w:r>
            <w:r>
              <w:rPr>
                <w:noProof/>
                <w:webHidden/>
              </w:rPr>
              <w:tab/>
              <w:fldChar w:fldCharType="begin"/>
              <w:instrText xml:space="preserve"> PAGEREF _Toc241023269 \h </w:instrText>
              <w:fldChar w:fldCharType="separate"/>
              <w:t>36</w:t>
              <w:fldChar w:fldCharType="end"/>
            </w:r>
          </w:hyperlink>
        </w:p>
        <w:p w14:paraId="796C094D" w14:textId="273A2008"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70" w:history="1">
            <w:r>
              <w:rPr>
                <w:rStyle w:val="Hipervnculo"/>
                <w:rFonts w:ascii="Times New Roman" w:eastAsia="Times New Roman" w:hAnsi="Times New Roman" w:cs="Times New Roman"/>
                <w:noProof/>
              </w:rPr>
              <w:t>T01.4.2 Diagrama Secuencia del Sistema Persistencia de Datos</w:t>
            </w:r>
            <w:r>
              <w:rPr>
                <w:noProof/>
                <w:webHidden/>
              </w:rPr>
              <w:tab/>
              <w:fldChar w:fldCharType="begin"/>
              <w:instrText xml:space="preserve"> PAGEREF _Toc241023270 \h </w:instrText>
              <w:fldChar w:fldCharType="separate"/>
              <w:t>37</w:t>
              <w:fldChar w:fldCharType="end"/>
            </w:r>
          </w:hyperlink>
        </w:p>
        <w:p w14:paraId="40ADD984" w14:textId="1AB3B40B"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71" w:history="1">
            <w:r>
              <w:rPr>
                <w:rStyle w:val="Hipervnculo"/>
                <w:rFonts w:ascii="Times New Roman" w:eastAsia="Times New Roman" w:hAnsi="Times New Roman" w:cs="Times New Roman"/>
                <w:noProof/>
              </w:rPr>
              <w:t>T01.5 Menú tentativo de navegación del sistema</w:t>
            </w:r>
            <w:r>
              <w:rPr>
                <w:noProof/>
                <w:webHidden/>
              </w:rPr>
              <w:tab/>
              <w:fldChar w:fldCharType="begin"/>
              <w:instrText xml:space="preserve"> PAGEREF _Toc241023271 \h </w:instrText>
              <w:fldChar w:fldCharType="separate"/>
              <w:t>37</w:t>
              <w:fldChar w:fldCharType="end"/>
            </w:r>
          </w:hyperlink>
        </w:p>
        <w:p w14:paraId="687E713F" w14:textId="0410E863"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72" w:history="1">
            <w:r>
              <w:rPr>
                <w:rStyle w:val="Hipervnculo"/>
                <w:rFonts w:ascii="Times New Roman" w:eastAsia="Times New Roman" w:hAnsi="Times New Roman" w:cs="Times New Roman"/>
                <w:noProof/>
              </w:rPr>
              <w:t>T01.6 Diagrama de Clases General del Sistema</w:t>
            </w:r>
            <w:r>
              <w:rPr>
                <w:noProof/>
                <w:webHidden/>
              </w:rPr>
              <w:tab/>
              <w:fldChar w:fldCharType="begin"/>
              <w:instrText xml:space="preserve"> PAGEREF _Toc241023272 \h </w:instrText>
              <w:fldChar w:fldCharType="separate"/>
              <w:t>38</w:t>
              <w:fldChar w:fldCharType="end"/>
            </w:r>
          </w:hyperlink>
        </w:p>
        <w:p w14:paraId="55CB64FD" w14:textId="4CACC89F"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73" w:history="1">
            <w:r>
              <w:rPr>
                <w:rStyle w:val="Hipervnculo"/>
                <w:rFonts w:ascii="Times New Roman" w:eastAsia="Times New Roman" w:hAnsi="Times New Roman" w:cs="Times New Roman"/>
                <w:noProof/>
              </w:rPr>
              <w:t>T01.7 Diagrama de Clases en Capas</w:t>
            </w:r>
            <w:r>
              <w:rPr>
                <w:noProof/>
                <w:webHidden/>
              </w:rPr>
              <w:tab/>
              <w:fldChar w:fldCharType="begin"/>
              <w:instrText xml:space="preserve"> PAGEREF _Toc241023273 \h </w:instrText>
              <w:fldChar w:fldCharType="separate"/>
              <w:t>39</w:t>
              <w:fldChar w:fldCharType="end"/>
            </w:r>
          </w:hyperlink>
        </w:p>
        <w:p w14:paraId="76EE1559" w14:textId="665E70A1"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74" w:history="1">
            <w:r>
              <w:rPr>
                <w:rStyle w:val="Hipervnculo"/>
                <w:rFonts w:ascii="Times New Roman" w:eastAsia="Times New Roman" w:hAnsi="Times New Roman" w:cs="Times New Roman"/>
                <w:noProof/>
              </w:rPr>
              <w:t>T01.7.1 BE</w:t>
            </w:r>
            <w:r>
              <w:rPr>
                <w:noProof/>
                <w:webHidden/>
              </w:rPr>
              <w:tab/>
              <w:fldChar w:fldCharType="begin"/>
              <w:instrText xml:space="preserve"> PAGEREF _Toc241023274 \h </w:instrText>
              <w:fldChar w:fldCharType="separate"/>
              <w:t>39</w:t>
              <w:fldChar w:fldCharType="end"/>
            </w:r>
          </w:hyperlink>
        </w:p>
        <w:p w14:paraId="26B5F690" w14:textId="21A77A15"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75" w:history="1">
            <w:r>
              <w:rPr>
                <w:rStyle w:val="Hipervnculo"/>
                <w:rFonts w:ascii="Times New Roman" w:eastAsia="Times New Roman" w:hAnsi="Times New Roman" w:cs="Times New Roman"/>
                <w:noProof/>
              </w:rPr>
              <w:t>T01.7.2 BLL</w:t>
            </w:r>
            <w:r>
              <w:rPr>
                <w:noProof/>
                <w:webHidden/>
              </w:rPr>
              <w:tab/>
              <w:fldChar w:fldCharType="begin"/>
              <w:instrText xml:space="preserve"> PAGEREF _Toc241023275 \h </w:instrText>
              <w:fldChar w:fldCharType="separate"/>
              <w:t>39</w:t>
              <w:fldChar w:fldCharType="end"/>
            </w:r>
          </w:hyperlink>
        </w:p>
        <w:p w14:paraId="2DC0B646" w14:textId="61C1BAA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76" w:history="1">
            <w:r>
              <w:rPr>
                <w:rStyle w:val="Hipervnculo"/>
                <w:rFonts w:ascii="Times New Roman" w:eastAsia="Times New Roman" w:hAnsi="Times New Roman" w:cs="Times New Roman"/>
                <w:noProof/>
              </w:rPr>
              <w:t>T01.7.3 DAL</w:t>
            </w:r>
            <w:r>
              <w:rPr>
                <w:noProof/>
                <w:webHidden/>
              </w:rPr>
              <w:tab/>
              <w:fldChar w:fldCharType="begin"/>
              <w:instrText xml:space="preserve"> PAGEREF _Toc241023276 \h </w:instrText>
              <w:fldChar w:fldCharType="separate"/>
              <w:t>40</w:t>
              <w:fldChar w:fldCharType="end"/>
            </w:r>
          </w:hyperlink>
        </w:p>
        <w:p w14:paraId="551D6B9A" w14:textId="3E578DF7"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77" w:history="1">
            <w:r>
              <w:rPr>
                <w:rStyle w:val="Hipervnculo"/>
                <w:rFonts w:ascii="Times New Roman" w:eastAsia="Times New Roman" w:hAnsi="Times New Roman" w:cs="Times New Roman"/>
                <w:noProof/>
              </w:rPr>
              <w:t>T01.7.4 SERVICIOS</w:t>
            </w:r>
            <w:r>
              <w:rPr>
                <w:noProof/>
                <w:webHidden/>
              </w:rPr>
              <w:tab/>
              <w:fldChar w:fldCharType="begin"/>
              <w:instrText xml:space="preserve"> PAGEREF _Toc241023277 \h </w:instrText>
              <w:fldChar w:fldCharType="separate"/>
              <w:t>41</w:t>
              <w:fldChar w:fldCharType="end"/>
            </w:r>
          </w:hyperlink>
        </w:p>
        <w:p w14:paraId="64B5DA6B" w14:textId="2DE459B1"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78" w:history="1">
            <w:r>
              <w:rPr>
                <w:rStyle w:val="Hipervnculo"/>
                <w:rFonts w:ascii="Times New Roman" w:eastAsia="Times New Roman" w:hAnsi="Times New Roman" w:cs="Times New Roman"/>
                <w:noProof/>
              </w:rPr>
              <w:t>T01.8 Der General del Sistema</w:t>
            </w:r>
            <w:r>
              <w:rPr>
                <w:noProof/>
                <w:webHidden/>
              </w:rPr>
              <w:tab/>
              <w:fldChar w:fldCharType="begin"/>
              <w:instrText xml:space="preserve"> PAGEREF _Toc241023278 \h </w:instrText>
              <w:fldChar w:fldCharType="separate"/>
              <w:t>42</w:t>
              <w:fldChar w:fldCharType="end"/>
            </w:r>
          </w:hyperlink>
        </w:p>
        <w:p w14:paraId="2F893528" w14:textId="54DB808B"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79" w:history="1">
            <w:r>
              <w:rPr>
                <w:rStyle w:val="Hipervnculo"/>
                <w:rFonts w:ascii="Times New Roman" w:eastAsia="Times New Roman" w:hAnsi="Times New Roman" w:cs="Times New Roman"/>
                <w:noProof/>
              </w:rPr>
              <w:t>T02. GESTIÓN DE LOG IN / LOG OUT DEL SISTEMA</w:t>
            </w:r>
            <w:r>
              <w:rPr>
                <w:noProof/>
                <w:webHidden/>
              </w:rPr>
              <w:tab/>
              <w:fldChar w:fldCharType="begin"/>
              <w:instrText xml:space="preserve"> PAGEREF _Toc241023279 \h </w:instrText>
              <w:fldChar w:fldCharType="separate"/>
              <w:t>42</w:t>
              <w:fldChar w:fldCharType="end"/>
            </w:r>
          </w:hyperlink>
        </w:p>
        <w:p w14:paraId="3DC903CB" w14:textId="25B0978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80" w:history="1">
            <w:r>
              <w:rPr>
                <w:rStyle w:val="Hipervnculo"/>
                <w:rFonts w:ascii="Times New Roman" w:eastAsia="Times New Roman" w:hAnsi="Times New Roman" w:cs="Times New Roman"/>
                <w:noProof/>
              </w:rPr>
              <w:t>T02.1 Objetivo General</w:t>
            </w:r>
            <w:r>
              <w:rPr>
                <w:noProof/>
                <w:webHidden/>
              </w:rPr>
              <w:tab/>
              <w:fldChar w:fldCharType="begin"/>
              <w:instrText xml:space="preserve"> PAGEREF _Toc241023280 \h </w:instrText>
              <w:fldChar w:fldCharType="separate"/>
              <w:t>42</w:t>
              <w:fldChar w:fldCharType="end"/>
            </w:r>
          </w:hyperlink>
        </w:p>
        <w:p w14:paraId="63A3486D" w14:textId="6D5551B1"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81" w:history="1">
            <w:r>
              <w:rPr>
                <w:rStyle w:val="Hipervnculo"/>
                <w:rFonts w:ascii="Times New Roman" w:eastAsia="Times New Roman" w:hAnsi="Times New Roman" w:cs="Times New Roman"/>
                <w:noProof/>
              </w:rPr>
              <w:t>T02.2 ¿Cómo funciona?</w:t>
            </w:r>
            <w:r>
              <w:rPr>
                <w:noProof/>
                <w:webHidden/>
              </w:rPr>
              <w:tab/>
              <w:fldChar w:fldCharType="begin"/>
              <w:instrText xml:space="preserve"> PAGEREF _Toc241023281 \h </w:instrText>
              <w:fldChar w:fldCharType="separate"/>
              <w:t>43</w:t>
              <w:fldChar w:fldCharType="end"/>
            </w:r>
          </w:hyperlink>
        </w:p>
        <w:p w14:paraId="0A1E7AF5" w14:textId="19604D9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82" w:history="1">
            <w:r>
              <w:rPr>
                <w:rStyle w:val="Hipervnculo"/>
                <w:rFonts w:ascii="Times New Roman" w:eastAsia="Times New Roman" w:hAnsi="Times New Roman" w:cs="Times New Roman"/>
                <w:noProof/>
              </w:rPr>
              <w:t>T02.3 LogIn – CU001 LogIn</w:t>
            </w:r>
            <w:r>
              <w:rPr>
                <w:noProof/>
                <w:webHidden/>
              </w:rPr>
              <w:tab/>
              <w:fldChar w:fldCharType="begin"/>
              <w:instrText xml:space="preserve"> PAGEREF _Toc241023282 \h </w:instrText>
              <w:fldChar w:fldCharType="separate"/>
              <w:t>44</w:t>
              <w:fldChar w:fldCharType="end"/>
            </w:r>
          </w:hyperlink>
        </w:p>
        <w:p w14:paraId="4E5FB80F" w14:textId="352EB33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3" w:history="1">
            <w:r>
              <w:rPr>
                <w:rStyle w:val="Hipervnculo"/>
                <w:rFonts w:ascii="Times New Roman" w:eastAsia="Times New Roman" w:hAnsi="Times New Roman" w:cs="Times New Roman"/>
                <w:noProof/>
              </w:rPr>
              <w:t>T02.3.1 Diagrama LogIn</w:t>
            </w:r>
            <w:r>
              <w:rPr>
                <w:noProof/>
                <w:webHidden/>
              </w:rPr>
              <w:tab/>
              <w:fldChar w:fldCharType="begin"/>
              <w:instrText xml:space="preserve"> PAGEREF _Toc241023283 \h </w:instrText>
              <w:fldChar w:fldCharType="separate"/>
              <w:t>44</w:t>
              <w:fldChar w:fldCharType="end"/>
            </w:r>
          </w:hyperlink>
        </w:p>
        <w:p w14:paraId="4924F3FC" w14:textId="72C56A76"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4" w:history="1">
            <w:r>
              <w:rPr>
                <w:rStyle w:val="Hipervnculo"/>
                <w:rFonts w:ascii="Times New Roman" w:eastAsia="Times New Roman" w:hAnsi="Times New Roman" w:cs="Times New Roman"/>
                <w:noProof/>
              </w:rPr>
              <w:t>T02.3.2 Especificación CU</w:t>
            </w:r>
            <w:r>
              <w:rPr>
                <w:noProof/>
                <w:webHidden/>
              </w:rPr>
              <w:tab/>
              <w:fldChar w:fldCharType="begin"/>
              <w:instrText xml:space="preserve"> PAGEREF _Toc241023284 \h </w:instrText>
              <w:fldChar w:fldCharType="separate"/>
              <w:t>44</w:t>
              <w:fldChar w:fldCharType="end"/>
            </w:r>
          </w:hyperlink>
        </w:p>
        <w:p w14:paraId="29B0F0E7" w14:textId="742F5FC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5" w:history="1">
            <w:r>
              <w:rPr>
                <w:rStyle w:val="Hipervnculo"/>
                <w:rFonts w:ascii="Times New Roman" w:eastAsia="Times New Roman" w:hAnsi="Times New Roman" w:cs="Times New Roman"/>
                <w:noProof/>
              </w:rPr>
              <w:t>T02.3.3 Diagrama de Secuencia del Sistema</w:t>
            </w:r>
            <w:r>
              <w:rPr>
                <w:noProof/>
                <w:webHidden/>
              </w:rPr>
              <w:tab/>
              <w:fldChar w:fldCharType="begin"/>
              <w:instrText xml:space="preserve"> PAGEREF _Toc241023285 \h </w:instrText>
              <w:fldChar w:fldCharType="separate"/>
              <w:t>45</w:t>
              <w:fldChar w:fldCharType="end"/>
            </w:r>
          </w:hyperlink>
        </w:p>
        <w:p w14:paraId="0416860B" w14:textId="58179448"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6" w:history="1">
            <w:r>
              <w:rPr>
                <w:rStyle w:val="Hipervnculo"/>
                <w:rFonts w:ascii="Times New Roman" w:eastAsia="Times New Roman" w:hAnsi="Times New Roman" w:cs="Times New Roman"/>
                <w:noProof/>
              </w:rPr>
              <w:t>T02.3.4 Diagrama de Clases</w:t>
            </w:r>
            <w:r>
              <w:rPr>
                <w:noProof/>
                <w:webHidden/>
              </w:rPr>
              <w:tab/>
              <w:fldChar w:fldCharType="begin"/>
              <w:instrText xml:space="preserve"> PAGEREF _Toc241023286 \h </w:instrText>
              <w:fldChar w:fldCharType="separate"/>
              <w:t>46</w:t>
              <w:fldChar w:fldCharType="end"/>
            </w:r>
          </w:hyperlink>
        </w:p>
        <w:p w14:paraId="6F210958" w14:textId="7569004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7" w:history="1">
            <w:r>
              <w:rPr>
                <w:rStyle w:val="Hipervnculo"/>
                <w:rFonts w:ascii="Times New Roman" w:eastAsia="Times New Roman" w:hAnsi="Times New Roman" w:cs="Times New Roman"/>
                <w:noProof/>
              </w:rPr>
              <w:t>T02.3.5 Der</w:t>
            </w:r>
            <w:r>
              <w:rPr>
                <w:noProof/>
                <w:webHidden/>
              </w:rPr>
              <w:tab/>
              <w:fldChar w:fldCharType="begin"/>
              <w:instrText xml:space="preserve"> PAGEREF _Toc241023287 \h </w:instrText>
              <w:fldChar w:fldCharType="separate"/>
              <w:t>46</w:t>
              <w:fldChar w:fldCharType="end"/>
            </w:r>
          </w:hyperlink>
        </w:p>
        <w:p w14:paraId="61705B65" w14:textId="418D8963"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8" w:history="1">
            <w:r>
              <w:rPr>
                <w:rStyle w:val="Hipervnculo"/>
                <w:rFonts w:ascii="Times New Roman" w:eastAsia="Times New Roman" w:hAnsi="Times New Roman" w:cs="Times New Roman"/>
                <w:noProof/>
              </w:rPr>
              <w:t>T02.3.6 Pantalla UI</w:t>
            </w:r>
            <w:r>
              <w:rPr>
                <w:noProof/>
                <w:webHidden/>
              </w:rPr>
              <w:tab/>
              <w:fldChar w:fldCharType="begin"/>
              <w:instrText xml:space="preserve"> PAGEREF _Toc241023288 \h </w:instrText>
              <w:fldChar w:fldCharType="separate"/>
              <w:t>47</w:t>
              <w:fldChar w:fldCharType="end"/>
            </w:r>
          </w:hyperlink>
        </w:p>
        <w:p w14:paraId="2E6F1738" w14:textId="3E45EB53"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89" w:history="1">
            <w:r>
              <w:rPr>
                <w:rStyle w:val="Hipervnculo"/>
                <w:rFonts w:ascii="Times New Roman" w:eastAsia="Times New Roman" w:hAnsi="Times New Roman" w:cs="Times New Roman"/>
                <w:noProof/>
              </w:rPr>
              <w:t>T02.4 LogOut – CU002 LogOut</w:t>
            </w:r>
            <w:r>
              <w:rPr>
                <w:noProof/>
                <w:webHidden/>
              </w:rPr>
              <w:tab/>
              <w:fldChar w:fldCharType="begin"/>
              <w:instrText xml:space="preserve"> PAGEREF _Toc241023289 \h </w:instrText>
              <w:fldChar w:fldCharType="separate"/>
              <w:t>47</w:t>
              <w:fldChar w:fldCharType="end"/>
            </w:r>
          </w:hyperlink>
        </w:p>
        <w:p w14:paraId="76DA9DE6" w14:textId="0EB391E5"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0" w:history="1">
            <w:r>
              <w:rPr>
                <w:rStyle w:val="Hipervnculo"/>
                <w:rFonts w:ascii="Times New Roman" w:eastAsia="Times New Roman" w:hAnsi="Times New Roman" w:cs="Times New Roman"/>
                <w:noProof/>
              </w:rPr>
              <w:t>T02.4.1 Diagrama LogOut</w:t>
            </w:r>
            <w:r>
              <w:rPr>
                <w:noProof/>
                <w:webHidden/>
              </w:rPr>
              <w:tab/>
              <w:fldChar w:fldCharType="begin"/>
              <w:instrText xml:space="preserve"> PAGEREF _Toc241023290 \h </w:instrText>
              <w:fldChar w:fldCharType="separate"/>
              <w:t>47</w:t>
              <w:fldChar w:fldCharType="end"/>
            </w:r>
          </w:hyperlink>
        </w:p>
        <w:p w14:paraId="3BE88999" w14:textId="41E83E47"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1" w:history="1">
            <w:r>
              <w:rPr>
                <w:rStyle w:val="Hipervnculo"/>
                <w:rFonts w:ascii="Times New Roman" w:eastAsia="Times New Roman" w:hAnsi="Times New Roman" w:cs="Times New Roman"/>
                <w:noProof/>
              </w:rPr>
              <w:t>T02.4.2 Especificación CU</w:t>
            </w:r>
            <w:r>
              <w:rPr>
                <w:noProof/>
                <w:webHidden/>
              </w:rPr>
              <w:tab/>
              <w:fldChar w:fldCharType="begin"/>
              <w:instrText xml:space="preserve"> PAGEREF _Toc241023291 \h </w:instrText>
              <w:fldChar w:fldCharType="separate"/>
              <w:t>47</w:t>
              <w:fldChar w:fldCharType="end"/>
            </w:r>
          </w:hyperlink>
        </w:p>
        <w:p w14:paraId="62F394F6" w14:textId="63D08CC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2" w:history="1">
            <w:r>
              <w:rPr>
                <w:rStyle w:val="Hipervnculo"/>
                <w:rFonts w:ascii="Times New Roman" w:eastAsia="Times New Roman" w:hAnsi="Times New Roman" w:cs="Times New Roman"/>
                <w:noProof/>
              </w:rPr>
              <w:t>T02.4.3 Diagrama de Secuencia del Sistema</w:t>
            </w:r>
            <w:r>
              <w:rPr>
                <w:noProof/>
                <w:webHidden/>
              </w:rPr>
              <w:tab/>
              <w:fldChar w:fldCharType="begin"/>
              <w:instrText xml:space="preserve"> PAGEREF _Toc241023292 \h </w:instrText>
              <w:fldChar w:fldCharType="separate"/>
              <w:t>48</w:t>
              <w:fldChar w:fldCharType="end"/>
            </w:r>
          </w:hyperlink>
        </w:p>
        <w:p w14:paraId="35A68E2A" w14:textId="727D0FF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3" w:history="1">
            <w:r>
              <w:rPr>
                <w:rStyle w:val="Hipervnculo"/>
                <w:rFonts w:ascii="Times New Roman" w:eastAsia="Times New Roman" w:hAnsi="Times New Roman" w:cs="Times New Roman"/>
                <w:noProof/>
              </w:rPr>
              <w:t>T02.4.4 Diagrama de Clases</w:t>
            </w:r>
            <w:r>
              <w:rPr>
                <w:noProof/>
                <w:webHidden/>
              </w:rPr>
              <w:tab/>
              <w:fldChar w:fldCharType="begin"/>
              <w:instrText xml:space="preserve"> PAGEREF _Toc241023293 \h </w:instrText>
              <w:fldChar w:fldCharType="separate"/>
              <w:t>49</w:t>
              <w:fldChar w:fldCharType="end"/>
            </w:r>
          </w:hyperlink>
        </w:p>
        <w:p w14:paraId="51A8B135" w14:textId="2641393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4" w:history="1">
            <w:r>
              <w:rPr>
                <w:rStyle w:val="Hipervnculo"/>
                <w:rFonts w:ascii="Times New Roman" w:eastAsia="Times New Roman" w:hAnsi="Times New Roman" w:cs="Times New Roman"/>
                <w:noProof/>
              </w:rPr>
              <w:t>T02.4.5 Der</w:t>
            </w:r>
            <w:r>
              <w:rPr>
                <w:noProof/>
                <w:webHidden/>
              </w:rPr>
              <w:tab/>
              <w:fldChar w:fldCharType="begin"/>
              <w:instrText xml:space="preserve"> PAGEREF _Toc241023294 \h </w:instrText>
              <w:fldChar w:fldCharType="separate"/>
              <w:t>49</w:t>
              <w:fldChar w:fldCharType="end"/>
            </w:r>
          </w:hyperlink>
        </w:p>
        <w:p w14:paraId="4FA310D3" w14:textId="357138F7"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5" w:history="1">
            <w:r>
              <w:rPr>
                <w:rStyle w:val="Hipervnculo"/>
                <w:rFonts w:ascii="Times New Roman" w:eastAsia="Times New Roman" w:hAnsi="Times New Roman" w:cs="Times New Roman"/>
                <w:noProof/>
              </w:rPr>
              <w:t>T02.4.6 Pantalla UI</w:t>
            </w:r>
            <w:r>
              <w:rPr>
                <w:noProof/>
                <w:webHidden/>
              </w:rPr>
              <w:tab/>
              <w:fldChar w:fldCharType="begin"/>
              <w:instrText xml:space="preserve"> PAGEREF _Toc241023295 \h </w:instrText>
              <w:fldChar w:fldCharType="separate"/>
              <w:t>50</w:t>
              <w:fldChar w:fldCharType="end"/>
            </w:r>
          </w:hyperlink>
        </w:p>
        <w:p w14:paraId="3DC94EF0" w14:textId="36569EB4"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96" w:history="1">
            <w:r>
              <w:rPr>
                <w:rStyle w:val="Hipervnculo"/>
                <w:rFonts w:ascii="Times New Roman" w:eastAsia="Times New Roman" w:hAnsi="Times New Roman" w:cs="Times New Roman"/>
                <w:noProof/>
              </w:rPr>
              <w:t>T03. GESTIÓN DE ENCRIPTADO</w:t>
            </w:r>
            <w:r>
              <w:rPr>
                <w:noProof/>
                <w:webHidden/>
              </w:rPr>
              <w:tab/>
              <w:fldChar w:fldCharType="begin"/>
              <w:instrText xml:space="preserve"> PAGEREF _Toc241023296 \h </w:instrText>
              <w:fldChar w:fldCharType="separate"/>
              <w:t>50</w:t>
              <w:fldChar w:fldCharType="end"/>
            </w:r>
          </w:hyperlink>
        </w:p>
        <w:p w14:paraId="6EE61052" w14:textId="6136B637"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97" w:history="1">
            <w:r>
              <w:rPr>
                <w:rStyle w:val="Hipervnculo"/>
                <w:rFonts w:ascii="Times New Roman" w:eastAsia="Times New Roman" w:hAnsi="Times New Roman" w:cs="Times New Roman"/>
                <w:noProof/>
              </w:rPr>
              <w:t>T03.1 Métodos Encriptación/Hash</w:t>
            </w:r>
            <w:r>
              <w:rPr>
                <w:noProof/>
                <w:webHidden/>
              </w:rPr>
              <w:tab/>
              <w:fldChar w:fldCharType="begin"/>
              <w:instrText xml:space="preserve"> PAGEREF _Toc241023297 \h </w:instrText>
              <w:fldChar w:fldCharType="separate"/>
              <w:t>50</w:t>
              <w:fldChar w:fldCharType="end"/>
            </w:r>
          </w:hyperlink>
        </w:p>
        <w:p w14:paraId="0B0D1067" w14:textId="18138E2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8" w:history="1">
            <w:r>
              <w:rPr>
                <w:rStyle w:val="Hipervnculo"/>
                <w:rFonts w:ascii="Times New Roman" w:hAnsi="Times New Roman" w:cs="Times New Roman"/>
                <w:noProof/>
              </w:rPr>
              <w:t>T03.1.1 SHA-256</w:t>
            </w:r>
            <w:r>
              <w:rPr>
                <w:noProof/>
                <w:webHidden/>
              </w:rPr>
              <w:tab/>
              <w:fldChar w:fldCharType="begin"/>
              <w:instrText xml:space="preserve"> PAGEREF _Toc241023298 \h </w:instrText>
              <w:fldChar w:fldCharType="separate"/>
              <w:t>50</w:t>
              <w:fldChar w:fldCharType="end"/>
            </w:r>
          </w:hyperlink>
        </w:p>
        <w:p w14:paraId="0F3B0794" w14:textId="52A735E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9" w:history="1">
            <w:r>
              <w:rPr>
                <w:rStyle w:val="Hipervnculo"/>
                <w:rFonts w:ascii="Times New Roman" w:hAnsi="Times New Roman" w:cs="Times New Roman"/>
                <w:noProof/>
              </w:rPr>
              <w:t>T03.1.2 ¿Cómo visualizaremos esto?</w:t>
            </w:r>
            <w:r>
              <w:rPr>
                <w:noProof/>
                <w:webHidden/>
              </w:rPr>
              <w:tab/>
              <w:fldChar w:fldCharType="begin"/>
              <w:instrText xml:space="preserve"> PAGEREF _Toc241023299 \h </w:instrText>
              <w:fldChar w:fldCharType="separate"/>
              <w:t>51</w:t>
              <w:fldChar w:fldCharType="end"/>
            </w:r>
          </w:hyperlink>
        </w:p>
        <w:p w14:paraId="669E692B" w14:textId="0169488F"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00" w:history="1">
            <w:r>
              <w:rPr>
                <w:rStyle w:val="Hipervnculo"/>
                <w:rFonts w:ascii="Times New Roman" w:hAnsi="Times New Roman" w:cs="Times New Roman"/>
                <w:noProof/>
              </w:rPr>
              <w:t>T03.1.3 Diagrama de Clases</w:t>
            </w:r>
            <w:r>
              <w:rPr>
                <w:noProof/>
                <w:webHidden/>
              </w:rPr>
              <w:tab/>
              <w:fldChar w:fldCharType="begin"/>
              <w:instrText xml:space="preserve"> PAGEREF _Toc241023300 \h </w:instrText>
              <w:fldChar w:fldCharType="separate"/>
              <w:t>51</w:t>
              <w:fldChar w:fldCharType="end"/>
            </w:r>
          </w:hyperlink>
        </w:p>
        <w:p w14:paraId="66357D7F" w14:textId="15A7E75C"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01" w:history="1">
            <w:r>
              <w:rPr>
                <w:rStyle w:val="Hipervnculo"/>
                <w:rFonts w:ascii="Times New Roman" w:eastAsia="Times New Roman" w:hAnsi="Times New Roman" w:cs="Times New Roman"/>
                <w:noProof/>
              </w:rPr>
              <w:t>T04. GESTIÓN DE PERFILES DE USUARIO</w:t>
            </w:r>
            <w:r>
              <w:rPr>
                <w:noProof/>
                <w:webHidden/>
              </w:rPr>
              <w:tab/>
              <w:fldChar w:fldCharType="begin"/>
              <w:instrText xml:space="preserve"> PAGEREF _Toc241023301 \h </w:instrText>
              <w:fldChar w:fldCharType="separate"/>
              <w:t>51</w:t>
              <w:fldChar w:fldCharType="end"/>
            </w:r>
          </w:hyperlink>
        </w:p>
        <w:p w14:paraId="2D1C5A0A" w14:textId="32C386A6"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2" w:history="1">
            <w:r>
              <w:rPr>
                <w:rStyle w:val="Hipervnculo"/>
                <w:rFonts w:ascii="Times New Roman" w:eastAsia="Times New Roman" w:hAnsi="Times New Roman" w:cs="Times New Roman"/>
                <w:noProof/>
              </w:rPr>
              <w:t>T04.1 Objetivo General</w:t>
            </w:r>
            <w:r>
              <w:rPr>
                <w:noProof/>
                <w:webHidden/>
              </w:rPr>
              <w:tab/>
              <w:fldChar w:fldCharType="begin"/>
              <w:instrText xml:space="preserve"> PAGEREF _Toc241023302 \h </w:instrText>
              <w:fldChar w:fldCharType="separate"/>
              <w:t>51</w:t>
              <w:fldChar w:fldCharType="end"/>
            </w:r>
          </w:hyperlink>
        </w:p>
        <w:p w14:paraId="33B6F080" w14:textId="3F28D862"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3" w:history="1">
            <w:r>
              <w:rPr>
                <w:rStyle w:val="Hipervnculo"/>
                <w:rFonts w:ascii="Times New Roman" w:eastAsia="Times New Roman" w:hAnsi="Times New Roman" w:cs="Times New Roman"/>
                <w:noProof/>
              </w:rPr>
              <w:t>T04.2 Diagrama de Clases</w:t>
            </w:r>
            <w:r>
              <w:rPr>
                <w:noProof/>
                <w:webHidden/>
              </w:rPr>
              <w:tab/>
              <w:fldChar w:fldCharType="begin"/>
              <w:instrText xml:space="preserve"> PAGEREF _Toc241023303 \h </w:instrText>
              <w:fldChar w:fldCharType="separate"/>
              <w:t>53</w:t>
              <w:fldChar w:fldCharType="end"/>
            </w:r>
          </w:hyperlink>
        </w:p>
        <w:p w14:paraId="0C352131" w14:textId="70F57E1C"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4" w:history="1">
            <w:r>
              <w:rPr>
                <w:rStyle w:val="Hipervnculo"/>
                <w:rFonts w:ascii="Times New Roman" w:eastAsia="Times New Roman" w:hAnsi="Times New Roman" w:cs="Times New Roman"/>
                <w:noProof/>
              </w:rPr>
              <w:t>T04.3 Der</w:t>
            </w:r>
            <w:r>
              <w:rPr>
                <w:noProof/>
                <w:webHidden/>
              </w:rPr>
              <w:tab/>
              <w:fldChar w:fldCharType="begin"/>
              <w:instrText xml:space="preserve"> PAGEREF _Toc241023304 \h </w:instrText>
              <w:fldChar w:fldCharType="separate"/>
              <w:t>54</w:t>
              <w:fldChar w:fldCharType="end"/>
            </w:r>
          </w:hyperlink>
        </w:p>
        <w:p w14:paraId="6D46FB3D" w14:textId="6A959A59"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5" w:history="1">
            <w:r>
              <w:rPr>
                <w:rStyle w:val="Hipervnculo"/>
                <w:rFonts w:ascii="Times New Roman" w:eastAsia="Times New Roman" w:hAnsi="Times New Roman" w:cs="Times New Roman"/>
                <w:noProof/>
              </w:rPr>
              <w:t>T04.4 Pantalla UI</w:t>
            </w:r>
            <w:r>
              <w:rPr>
                <w:noProof/>
                <w:webHidden/>
              </w:rPr>
              <w:tab/>
              <w:fldChar w:fldCharType="begin"/>
              <w:instrText xml:space="preserve"> PAGEREF _Toc241023305 \h </w:instrText>
              <w:fldChar w:fldCharType="separate"/>
              <w:t>55</w:t>
              <w:fldChar w:fldCharType="end"/>
            </w:r>
          </w:hyperlink>
        </w:p>
        <w:p w14:paraId="572133F7" w14:textId="606E51AE"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06" w:history="1">
            <w:r>
              <w:rPr>
                <w:rStyle w:val="Hipervnculo"/>
                <w:rFonts w:ascii="Times New Roman" w:eastAsia="Times New Roman" w:hAnsi="Times New Roman" w:cs="Times New Roman"/>
                <w:noProof/>
              </w:rPr>
              <w:t>T05. GESTIÓN DE MÚLTIPLES IDIOMAS</w:t>
            </w:r>
            <w:r>
              <w:rPr>
                <w:noProof/>
                <w:webHidden/>
              </w:rPr>
              <w:tab/>
              <w:fldChar w:fldCharType="begin"/>
              <w:instrText xml:space="preserve"> PAGEREF _Toc241023306 \h </w:instrText>
              <w:fldChar w:fldCharType="separate"/>
              <w:t>55</w:t>
              <w:fldChar w:fldCharType="end"/>
            </w:r>
          </w:hyperlink>
        </w:p>
        <w:p w14:paraId="2FD37EA5" w14:textId="571ED2A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7" w:history="1">
            <w:r>
              <w:rPr>
                <w:rStyle w:val="Hipervnculo"/>
                <w:rFonts w:ascii="Times New Roman" w:eastAsia="Times New Roman" w:hAnsi="Times New Roman" w:cs="Times New Roman"/>
                <w:noProof/>
              </w:rPr>
              <w:t>T05.1 Objetivo General</w:t>
            </w:r>
            <w:r>
              <w:rPr>
                <w:noProof/>
                <w:webHidden/>
              </w:rPr>
              <w:tab/>
              <w:fldChar w:fldCharType="begin"/>
              <w:instrText xml:space="preserve"> PAGEREF _Toc241023307 \h </w:instrText>
              <w:fldChar w:fldCharType="separate"/>
              <w:t>55</w:t>
              <w:fldChar w:fldCharType="end"/>
            </w:r>
          </w:hyperlink>
        </w:p>
        <w:p w14:paraId="5FAE59B4" w14:textId="612552BC"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8" w:history="1">
            <w:r>
              <w:rPr>
                <w:rStyle w:val="Hipervnculo"/>
                <w:rFonts w:ascii="Times New Roman" w:eastAsia="Times New Roman" w:hAnsi="Times New Roman" w:cs="Times New Roman"/>
                <w:noProof/>
              </w:rPr>
              <w:t>T05.2 Diagrama de Clases</w:t>
            </w:r>
            <w:r>
              <w:rPr>
                <w:noProof/>
                <w:webHidden/>
              </w:rPr>
              <w:tab/>
              <w:fldChar w:fldCharType="begin"/>
              <w:instrText xml:space="preserve"> PAGEREF _Toc241023308 \h </w:instrText>
              <w:fldChar w:fldCharType="separate"/>
              <w:t>56</w:t>
              <w:fldChar w:fldCharType="end"/>
            </w:r>
          </w:hyperlink>
        </w:p>
        <w:p w14:paraId="3EB43F75" w14:textId="15ED6FC3"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9" w:history="1">
            <w:r>
              <w:rPr>
                <w:rStyle w:val="Hipervnculo"/>
                <w:rFonts w:ascii="Times New Roman" w:eastAsia="Times New Roman" w:hAnsi="Times New Roman" w:cs="Times New Roman"/>
                <w:noProof/>
              </w:rPr>
              <w:t>T05.3 Der</w:t>
            </w:r>
            <w:r>
              <w:rPr>
                <w:noProof/>
                <w:webHidden/>
              </w:rPr>
              <w:tab/>
              <w:fldChar w:fldCharType="begin"/>
              <w:instrText xml:space="preserve"> PAGEREF _Toc241023309 \h </w:instrText>
              <w:fldChar w:fldCharType="separate"/>
              <w:t>57</w:t>
              <w:fldChar w:fldCharType="end"/>
            </w:r>
          </w:hyperlink>
        </w:p>
        <w:p w14:paraId="23F34904" w14:textId="0930304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10" w:history="1">
            <w:r>
              <w:rPr>
                <w:rStyle w:val="Hipervnculo"/>
                <w:rFonts w:ascii="Times New Roman" w:eastAsia="Times New Roman" w:hAnsi="Times New Roman" w:cs="Times New Roman"/>
                <w:noProof/>
              </w:rPr>
              <w:t>T05.4 CU009 Cambiar Idioma</w:t>
            </w:r>
            <w:r>
              <w:rPr>
                <w:noProof/>
                <w:webHidden/>
              </w:rPr>
              <w:tab/>
              <w:fldChar w:fldCharType="begin"/>
              <w:instrText xml:space="preserve"> PAGEREF _Toc241023310 \h </w:instrText>
              <w:fldChar w:fldCharType="separate"/>
              <w:t>57</w:t>
              <w:fldChar w:fldCharType="end"/>
            </w:r>
          </w:hyperlink>
        </w:p>
        <w:p w14:paraId="4744EC4E" w14:textId="77B23EA2"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1" w:history="1">
            <w:r>
              <w:rPr>
                <w:rStyle w:val="Hipervnculo"/>
                <w:rFonts w:ascii="Times New Roman" w:eastAsia="Times New Roman" w:hAnsi="Times New Roman" w:cs="Times New Roman"/>
                <w:noProof/>
              </w:rPr>
              <w:t>T05.4.1 Especificación CU</w:t>
            </w:r>
            <w:r>
              <w:rPr>
                <w:noProof/>
                <w:webHidden/>
              </w:rPr>
              <w:tab/>
              <w:fldChar w:fldCharType="begin"/>
              <w:instrText xml:space="preserve"> PAGEREF _Toc241023311 \h </w:instrText>
              <w:fldChar w:fldCharType="separate"/>
              <w:t>57</w:t>
              <w:fldChar w:fldCharType="end"/>
            </w:r>
          </w:hyperlink>
        </w:p>
        <w:p w14:paraId="3A2A3B9C" w14:textId="512D8E4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2" w:history="1">
            <w:r>
              <w:rPr>
                <w:rStyle w:val="Hipervnculo"/>
                <w:rFonts w:ascii="Times New Roman" w:eastAsia="Times New Roman" w:hAnsi="Times New Roman" w:cs="Times New Roman"/>
                <w:noProof/>
              </w:rPr>
              <w:t>T05.4.2 Diagrama de Secuencias del sistema</w:t>
            </w:r>
            <w:r>
              <w:rPr>
                <w:noProof/>
                <w:webHidden/>
              </w:rPr>
              <w:tab/>
              <w:fldChar w:fldCharType="begin"/>
              <w:instrText xml:space="preserve"> PAGEREF _Toc241023312 \h </w:instrText>
              <w:fldChar w:fldCharType="separate"/>
              <w:t>59</w:t>
              <w:fldChar w:fldCharType="end"/>
            </w:r>
          </w:hyperlink>
        </w:p>
        <w:p w14:paraId="013DB042" w14:textId="19EAD442"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13" w:history="1">
            <w:r>
              <w:rPr>
                <w:rStyle w:val="Hipervnculo"/>
                <w:rFonts w:ascii="Times New Roman" w:eastAsia="Times New Roman" w:hAnsi="Times New Roman" w:cs="Times New Roman"/>
                <w:noProof/>
              </w:rPr>
              <w:t>T05.5 Pantallas UI</w:t>
            </w:r>
            <w:r>
              <w:rPr>
                <w:noProof/>
                <w:webHidden/>
              </w:rPr>
              <w:tab/>
              <w:fldChar w:fldCharType="begin"/>
              <w:instrText xml:space="preserve"> PAGEREF _Toc241023313 \h </w:instrText>
              <w:fldChar w:fldCharType="separate"/>
              <w:t>60</w:t>
              <w:fldChar w:fldCharType="end"/>
            </w:r>
          </w:hyperlink>
        </w:p>
        <w:p w14:paraId="369F8CA0" w14:textId="34F43106"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14" w:history="1">
            <w:r>
              <w:rPr>
                <w:rStyle w:val="Hipervnculo"/>
                <w:rFonts w:ascii="Times New Roman" w:eastAsia="Times New Roman" w:hAnsi="Times New Roman" w:cs="Times New Roman"/>
                <w:noProof/>
              </w:rPr>
              <w:t>T06. GESTIÓN DE BITÁCORA Y CONTROL DE CAMBIOS</w:t>
            </w:r>
            <w:r>
              <w:rPr>
                <w:noProof/>
                <w:webHidden/>
              </w:rPr>
              <w:tab/>
              <w:fldChar w:fldCharType="begin"/>
              <w:instrText xml:space="preserve"> PAGEREF _Toc241023314 \h </w:instrText>
              <w:fldChar w:fldCharType="separate"/>
              <w:t>61</w:t>
              <w:fldChar w:fldCharType="end"/>
            </w:r>
          </w:hyperlink>
        </w:p>
        <w:p w14:paraId="21E295E4" w14:textId="625482EE"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15" w:history="1">
            <w:r>
              <w:rPr>
                <w:rStyle w:val="Hipervnculo"/>
                <w:rFonts w:ascii="Times New Roman" w:eastAsia="Times New Roman" w:hAnsi="Times New Roman" w:cs="Times New Roman"/>
                <w:noProof/>
              </w:rPr>
              <w:t>T06a. GESTIÓN DE BITÁCORA</w:t>
            </w:r>
            <w:r>
              <w:rPr>
                <w:noProof/>
                <w:webHidden/>
              </w:rPr>
              <w:tab/>
              <w:fldChar w:fldCharType="begin"/>
              <w:instrText xml:space="preserve"> PAGEREF _Toc241023315 \h </w:instrText>
              <w:fldChar w:fldCharType="separate"/>
              <w:t>61</w:t>
              <w:fldChar w:fldCharType="end"/>
            </w:r>
          </w:hyperlink>
        </w:p>
        <w:p w14:paraId="0C9D20E0" w14:textId="4750AE6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6" w:history="1">
            <w:r>
              <w:rPr>
                <w:rStyle w:val="Hipervnculo"/>
                <w:rFonts w:ascii="Times New Roman" w:eastAsia="Times New Roman" w:hAnsi="Times New Roman" w:cs="Times New Roman"/>
                <w:noProof/>
              </w:rPr>
              <w:t>T06a.1 Objetivo General</w:t>
            </w:r>
            <w:r>
              <w:rPr>
                <w:noProof/>
                <w:webHidden/>
              </w:rPr>
              <w:tab/>
              <w:fldChar w:fldCharType="begin"/>
              <w:instrText xml:space="preserve"> PAGEREF _Toc241023316 \h </w:instrText>
              <w:fldChar w:fldCharType="separate"/>
              <w:t>61</w:t>
              <w:fldChar w:fldCharType="end"/>
            </w:r>
          </w:hyperlink>
        </w:p>
        <w:p w14:paraId="0302EB13" w14:textId="5FA9C951"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7" w:history="1">
            <w:r>
              <w:rPr>
                <w:rStyle w:val="Hipervnculo"/>
                <w:rFonts w:ascii="Times New Roman" w:eastAsia="Times New Roman" w:hAnsi="Times New Roman" w:cs="Times New Roman"/>
                <w:noProof/>
              </w:rPr>
              <w:t>T06a.2 Diagrama de Clases</w:t>
            </w:r>
            <w:r>
              <w:rPr>
                <w:noProof/>
                <w:webHidden/>
              </w:rPr>
              <w:tab/>
              <w:fldChar w:fldCharType="begin"/>
              <w:instrText xml:space="preserve"> PAGEREF _Toc241023317 \h </w:instrText>
              <w:fldChar w:fldCharType="separate"/>
              <w:t>61</w:t>
              <w:fldChar w:fldCharType="end"/>
            </w:r>
          </w:hyperlink>
        </w:p>
        <w:p w14:paraId="2200E623" w14:textId="152D7F39"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8" w:history="1">
            <w:r>
              <w:rPr>
                <w:rStyle w:val="Hipervnculo"/>
                <w:rFonts w:ascii="Times New Roman" w:eastAsia="Times New Roman" w:hAnsi="Times New Roman" w:cs="Times New Roman"/>
                <w:noProof/>
              </w:rPr>
              <w:t>T06a.3 Der</w:t>
            </w:r>
            <w:r>
              <w:rPr>
                <w:noProof/>
                <w:webHidden/>
              </w:rPr>
              <w:tab/>
              <w:fldChar w:fldCharType="begin"/>
              <w:instrText xml:space="preserve"> PAGEREF _Toc241023318 \h </w:instrText>
              <w:fldChar w:fldCharType="separate"/>
              <w:t>62</w:t>
              <w:fldChar w:fldCharType="end"/>
            </w:r>
          </w:hyperlink>
        </w:p>
        <w:p w14:paraId="178982F8" w14:textId="13808278"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9" w:history="1">
            <w:r>
              <w:rPr>
                <w:rStyle w:val="Hipervnculo"/>
                <w:rFonts w:ascii="Times New Roman" w:eastAsia="Times New Roman" w:hAnsi="Times New Roman" w:cs="Times New Roman"/>
                <w:noProof/>
              </w:rPr>
              <w:t>T06a.4 Diagrama de Secuencia del Sistema – Funcionamiento General Bitácora</w:t>
            </w:r>
            <w:r>
              <w:rPr>
                <w:noProof/>
                <w:webHidden/>
              </w:rPr>
              <w:tab/>
              <w:fldChar w:fldCharType="begin"/>
              <w:instrText xml:space="preserve"> PAGEREF _Toc241023319 \h </w:instrText>
              <w:fldChar w:fldCharType="separate"/>
              <w:t>62</w:t>
              <w:fldChar w:fldCharType="end"/>
            </w:r>
          </w:hyperlink>
        </w:p>
        <w:p w14:paraId="11721BB2" w14:textId="34CF3E0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20" w:history="1">
            <w:r>
              <w:rPr>
                <w:rStyle w:val="Hipervnculo"/>
                <w:rFonts w:ascii="Times New Roman" w:eastAsia="Times New Roman" w:hAnsi="Times New Roman" w:cs="Times New Roman"/>
                <w:noProof/>
              </w:rPr>
              <w:t>T06a.5 Pantalla UI</w:t>
            </w:r>
            <w:r>
              <w:rPr>
                <w:noProof/>
                <w:webHidden/>
              </w:rPr>
              <w:tab/>
              <w:fldChar w:fldCharType="begin"/>
              <w:instrText xml:space="preserve"> PAGEREF _Toc241023320 \h </w:instrText>
              <w:fldChar w:fldCharType="separate"/>
              <w:t>63</w:t>
              <w:fldChar w:fldCharType="end"/>
            </w:r>
          </w:hyperlink>
        </w:p>
        <w:p w14:paraId="619D2699" w14:textId="282B7CAD"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21" w:history="1">
            <w:r>
              <w:rPr>
                <w:rStyle w:val="Hipervnculo"/>
                <w:rFonts w:ascii="Times New Roman" w:eastAsia="Times New Roman" w:hAnsi="Times New Roman" w:cs="Times New Roman"/>
                <w:noProof/>
              </w:rPr>
              <w:t>T06b. CONTROL DE CAMBIOS</w:t>
            </w:r>
            <w:r>
              <w:rPr>
                <w:noProof/>
                <w:webHidden/>
              </w:rPr>
              <w:tab/>
              <w:fldChar w:fldCharType="begin"/>
              <w:instrText xml:space="preserve"> PAGEREF _Toc241023321 \h </w:instrText>
              <w:fldChar w:fldCharType="separate"/>
              <w:t>63</w:t>
              <w:fldChar w:fldCharType="end"/>
            </w:r>
          </w:hyperlink>
        </w:p>
        <w:p w14:paraId="64DE987E" w14:textId="62293D6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22" w:history="1">
            <w:r>
              <w:rPr>
                <w:rStyle w:val="Hipervnculo"/>
                <w:rFonts w:ascii="Times New Roman" w:eastAsia="Times New Roman" w:hAnsi="Times New Roman" w:cs="Times New Roman"/>
                <w:noProof/>
              </w:rPr>
              <w:t>T06b.1 Objetivo General</w:t>
            </w:r>
            <w:r>
              <w:rPr>
                <w:noProof/>
                <w:webHidden/>
              </w:rPr>
              <w:tab/>
              <w:fldChar w:fldCharType="begin"/>
              <w:instrText xml:space="preserve"> PAGEREF _Toc241023322 \h </w:instrText>
              <w:fldChar w:fldCharType="separate"/>
              <w:t>63</w:t>
              <w:fldChar w:fldCharType="end"/>
            </w:r>
          </w:hyperlink>
        </w:p>
        <w:p w14:paraId="4A8CFC9B" w14:textId="48707633"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23" w:history="1">
            <w:r>
              <w:rPr>
                <w:rStyle w:val="Hipervnculo"/>
                <w:rFonts w:ascii="Times New Roman" w:eastAsia="Times New Roman" w:hAnsi="Times New Roman" w:cs="Times New Roman"/>
                <w:noProof/>
              </w:rPr>
              <w:t>T06b.2 Diagrama de Clases</w:t>
            </w:r>
            <w:r>
              <w:rPr>
                <w:noProof/>
                <w:webHidden/>
              </w:rPr>
              <w:tab/>
              <w:fldChar w:fldCharType="begin"/>
              <w:instrText xml:space="preserve"> PAGEREF _Toc241023323 \h </w:instrText>
              <w:fldChar w:fldCharType="separate"/>
              <w:t>64</w:t>
              <w:fldChar w:fldCharType="end"/>
            </w:r>
          </w:hyperlink>
        </w:p>
        <w:p w14:paraId="1DC39031" w14:textId="6D32994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24" w:history="1">
            <w:r>
              <w:rPr>
                <w:rStyle w:val="Hipervnculo"/>
                <w:rFonts w:ascii="Times New Roman" w:eastAsia="Times New Roman" w:hAnsi="Times New Roman" w:cs="Times New Roman"/>
                <w:noProof/>
              </w:rPr>
              <w:t>T06b.3 Der</w:t>
            </w:r>
            <w:r>
              <w:rPr>
                <w:noProof/>
                <w:webHidden/>
              </w:rPr>
              <w:tab/>
              <w:fldChar w:fldCharType="begin"/>
              <w:instrText xml:space="preserve"> PAGEREF _Toc241023324 \h </w:instrText>
              <w:fldChar w:fldCharType="separate"/>
              <w:t>65</w:t>
              <w:fldChar w:fldCharType="end"/>
            </w:r>
          </w:hyperlink>
        </w:p>
        <w:p w14:paraId="727F5F05" w14:textId="088C510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25" w:history="1">
            <w:r>
              <w:rPr>
                <w:rStyle w:val="Hipervnculo"/>
                <w:rFonts w:ascii="Times New Roman" w:eastAsia="Times New Roman" w:hAnsi="Times New Roman" w:cs="Times New Roman"/>
                <w:noProof/>
              </w:rPr>
              <w:t>T06b.4 Pantalla UI</w:t>
            </w:r>
            <w:r>
              <w:rPr>
                <w:noProof/>
                <w:webHidden/>
              </w:rPr>
              <w:tab/>
              <w:fldChar w:fldCharType="begin"/>
              <w:instrText xml:space="preserve"> PAGEREF _Toc241023325 \h </w:instrText>
              <w:fldChar w:fldCharType="separate"/>
              <w:t>66</w:t>
              <w:fldChar w:fldCharType="end"/>
            </w:r>
          </w:hyperlink>
        </w:p>
        <w:p w14:paraId="1B6D3E00" w14:textId="0C60EFDA"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26" w:history="1">
            <w:r>
              <w:rPr>
                <w:rStyle w:val="Hipervnculo"/>
                <w:rFonts w:ascii="Times New Roman" w:eastAsia="Times New Roman" w:hAnsi="Times New Roman" w:cs="Times New Roman"/>
                <w:noProof/>
              </w:rPr>
              <w:t>T07. GESTIÓN DE BACKUP</w:t>
            </w:r>
            <w:r>
              <w:rPr>
                <w:noProof/>
                <w:webHidden/>
              </w:rPr>
              <w:tab/>
              <w:fldChar w:fldCharType="begin"/>
              <w:instrText xml:space="preserve"> PAGEREF _Toc241023326 \h </w:instrText>
              <w:fldChar w:fldCharType="separate"/>
              <w:t>67</w:t>
              <w:fldChar w:fldCharType="end"/>
            </w:r>
          </w:hyperlink>
        </w:p>
        <w:p w14:paraId="48F05127" w14:textId="50F63BB7"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27" w:history="1">
            <w:r>
              <w:rPr>
                <w:rStyle w:val="Hipervnculo"/>
                <w:rFonts w:ascii="Times New Roman" w:eastAsia="Times New Roman" w:hAnsi="Times New Roman" w:cs="Times New Roman"/>
                <w:noProof/>
              </w:rPr>
              <w:t>T07.1 Objetivo General</w:t>
            </w:r>
            <w:r>
              <w:rPr>
                <w:noProof/>
                <w:webHidden/>
              </w:rPr>
              <w:tab/>
              <w:fldChar w:fldCharType="begin"/>
              <w:instrText xml:space="preserve"> PAGEREF _Toc241023327 \h </w:instrText>
              <w:fldChar w:fldCharType="separate"/>
              <w:t>67</w:t>
              <w:fldChar w:fldCharType="end"/>
            </w:r>
          </w:hyperlink>
        </w:p>
        <w:p w14:paraId="46662620" w14:textId="53DC52A2"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28" w:history="1">
            <w:r>
              <w:rPr>
                <w:rStyle w:val="Hipervnculo"/>
                <w:rFonts w:ascii="Times New Roman" w:eastAsia="Times New Roman" w:hAnsi="Times New Roman" w:cs="Times New Roman"/>
                <w:noProof/>
                <w:lang w:val="en-US"/>
              </w:rPr>
              <w:t>T07.2 Pantalla UI</w:t>
            </w:r>
            <w:r>
              <w:rPr>
                <w:noProof/>
                <w:webHidden/>
              </w:rPr>
              <w:tab/>
              <w:fldChar w:fldCharType="begin"/>
              <w:instrText xml:space="preserve"> PAGEREF _Toc241023328 \h </w:instrText>
              <w:fldChar w:fldCharType="separate"/>
              <w:t>67</w:t>
              <w:fldChar w:fldCharType="end"/>
            </w:r>
          </w:hyperlink>
        </w:p>
        <w:p w14:paraId="57D1751C" w14:textId="27E7A59D"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29" w:history="1">
            <w:r>
              <w:rPr>
                <w:rStyle w:val="Hipervnculo"/>
                <w:rFonts w:ascii="Times New Roman" w:eastAsia="Times New Roman" w:hAnsi="Times New Roman" w:cs="Times New Roman"/>
                <w:noProof/>
              </w:rPr>
              <w:t>T08. GESTIÓN DE DIGITO VERIFICADOR</w:t>
            </w:r>
            <w:r>
              <w:rPr>
                <w:noProof/>
                <w:webHidden/>
              </w:rPr>
              <w:tab/>
              <w:fldChar w:fldCharType="begin"/>
              <w:instrText xml:space="preserve"> PAGEREF _Toc241023329 \h </w:instrText>
              <w:fldChar w:fldCharType="separate"/>
              <w:t>69</w:t>
              <w:fldChar w:fldCharType="end"/>
            </w:r>
          </w:hyperlink>
        </w:p>
        <w:p w14:paraId="1986AB0F" w14:textId="505CE6CF"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0" w:history="1">
            <w:r>
              <w:rPr>
                <w:rStyle w:val="Hipervnculo"/>
                <w:rFonts w:ascii="Times New Roman" w:eastAsia="Times New Roman" w:hAnsi="Times New Roman" w:cs="Times New Roman"/>
                <w:noProof/>
              </w:rPr>
              <w:t>T08.1 Objetivo General</w:t>
            </w:r>
            <w:r>
              <w:rPr>
                <w:noProof/>
                <w:webHidden/>
              </w:rPr>
              <w:tab/>
              <w:fldChar w:fldCharType="begin"/>
              <w:instrText xml:space="preserve"> PAGEREF _Toc241023330 \h </w:instrText>
              <w:fldChar w:fldCharType="separate"/>
              <w:t>69</w:t>
              <w:fldChar w:fldCharType="end"/>
            </w:r>
          </w:hyperlink>
        </w:p>
        <w:p w14:paraId="5E5D29E7" w14:textId="4541710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1" w:history="1">
            <w:r>
              <w:rPr>
                <w:rStyle w:val="Hipervnculo"/>
                <w:rFonts w:ascii="Times New Roman" w:eastAsia="Times New Roman" w:hAnsi="Times New Roman" w:cs="Times New Roman"/>
                <w:noProof/>
              </w:rPr>
              <w:t>T08.2 ¿Cómo funciona?</w:t>
            </w:r>
            <w:r>
              <w:rPr>
                <w:noProof/>
                <w:webHidden/>
              </w:rPr>
              <w:tab/>
              <w:fldChar w:fldCharType="begin"/>
              <w:instrText xml:space="preserve"> PAGEREF _Toc241023331 \h </w:instrText>
              <w:fldChar w:fldCharType="separate"/>
              <w:t>70</w:t>
              <w:fldChar w:fldCharType="end"/>
            </w:r>
          </w:hyperlink>
        </w:p>
        <w:p w14:paraId="371D5963" w14:textId="0267E241"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2" w:history="1">
            <w:r>
              <w:rPr>
                <w:rStyle w:val="Hipervnculo"/>
                <w:rFonts w:ascii="Times New Roman" w:eastAsia="Times New Roman" w:hAnsi="Times New Roman" w:cs="Times New Roman"/>
                <w:noProof/>
              </w:rPr>
              <w:t>T08.3 Diagrama de Clases</w:t>
            </w:r>
            <w:r>
              <w:rPr>
                <w:noProof/>
                <w:webHidden/>
              </w:rPr>
              <w:tab/>
              <w:fldChar w:fldCharType="begin"/>
              <w:instrText xml:space="preserve"> PAGEREF _Toc241023332 \h </w:instrText>
              <w:fldChar w:fldCharType="separate"/>
              <w:t>70</w:t>
              <w:fldChar w:fldCharType="end"/>
            </w:r>
          </w:hyperlink>
        </w:p>
        <w:p w14:paraId="7BFAF5F7" w14:textId="7CBDA820"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3" w:history="1">
            <w:r>
              <w:rPr>
                <w:rStyle w:val="Hipervnculo"/>
                <w:rFonts w:ascii="Times New Roman" w:eastAsia="Times New Roman" w:hAnsi="Times New Roman" w:cs="Times New Roman"/>
                <w:noProof/>
              </w:rPr>
              <w:t>T08.4 Der</w:t>
            </w:r>
            <w:r>
              <w:rPr>
                <w:noProof/>
                <w:webHidden/>
              </w:rPr>
              <w:tab/>
              <w:fldChar w:fldCharType="begin"/>
              <w:instrText xml:space="preserve"> PAGEREF _Toc241023333 \h </w:instrText>
              <w:fldChar w:fldCharType="separate"/>
              <w:t>71</w:t>
              <w:fldChar w:fldCharType="end"/>
            </w:r>
          </w:hyperlink>
        </w:p>
        <w:p w14:paraId="65BAFE1D" w14:textId="641D8D8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4" w:history="1">
            <w:r>
              <w:rPr>
                <w:rStyle w:val="Hipervnculo"/>
                <w:rFonts w:ascii="Times New Roman" w:eastAsia="Times New Roman" w:hAnsi="Times New Roman" w:cs="Times New Roman"/>
                <w:noProof/>
              </w:rPr>
              <w:t>T08.5 Diagrama Secuencia del Sistema - Funcionamiento General de Digito Verificador</w:t>
            </w:r>
            <w:r>
              <w:rPr>
                <w:noProof/>
                <w:webHidden/>
              </w:rPr>
              <w:tab/>
              <w:fldChar w:fldCharType="begin"/>
              <w:instrText xml:space="preserve"> PAGEREF _Toc241023334 \h </w:instrText>
              <w:fldChar w:fldCharType="separate"/>
              <w:t>71</w:t>
              <w:fldChar w:fldCharType="end"/>
            </w:r>
          </w:hyperlink>
        </w:p>
        <w:p w14:paraId="51B38244" w14:textId="7631281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5" w:history="1">
            <w:r>
              <w:rPr>
                <w:rStyle w:val="Hipervnculo"/>
                <w:rFonts w:ascii="Times New Roman" w:eastAsia="Times New Roman" w:hAnsi="Times New Roman" w:cs="Times New Roman"/>
                <w:noProof/>
              </w:rPr>
              <w:t>T08.6 Pantalla UI</w:t>
            </w:r>
            <w:r>
              <w:rPr>
                <w:noProof/>
                <w:webHidden/>
              </w:rPr>
              <w:tab/>
              <w:fldChar w:fldCharType="begin"/>
              <w:instrText xml:space="preserve"> PAGEREF _Toc241023335 \h </w:instrText>
              <w:fldChar w:fldCharType="separate"/>
              <w:t>73</w:t>
              <w:fldChar w:fldCharType="end"/>
            </w:r>
          </w:hyperlink>
        </w:p>
        <w:p w14:paraId="6E993B79" w14:textId="45916B93"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36" w:history="1">
            <w:r>
              <w:rPr>
                <w:rStyle w:val="Hipervnculo"/>
                <w:rFonts w:ascii="Times New Roman" w:eastAsia="Times New Roman" w:hAnsi="Times New Roman" w:cs="Times New Roman"/>
                <w:noProof/>
              </w:rPr>
              <w:t>ÍTEMS ADICIONALES DESARROLLADOS</w:t>
            </w:r>
            <w:r>
              <w:rPr>
                <w:noProof/>
                <w:webHidden/>
              </w:rPr>
              <w:tab/>
              <w:fldChar w:fldCharType="begin"/>
              <w:instrText xml:space="preserve"> PAGEREF _Toc241023336 \h </w:instrText>
              <w:fldChar w:fldCharType="separate"/>
              <w:t>73</w:t>
              <w:fldChar w:fldCharType="end"/>
            </w:r>
          </w:hyperlink>
        </w:p>
        <w:p w14:paraId="078B89D2" w14:textId="75FA692E"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37" w:history="1">
            <w:r>
              <w:rPr>
                <w:rStyle w:val="Hipervnculo"/>
                <w:rFonts w:ascii="Times New Roman" w:eastAsia="Times New Roman" w:hAnsi="Times New Roman" w:cs="Times New Roman"/>
                <w:noProof/>
              </w:rPr>
              <w:t>GESTIÓN DE USUARIOS (ítem adicional)</w:t>
            </w:r>
            <w:r>
              <w:rPr>
                <w:noProof/>
                <w:webHidden/>
              </w:rPr>
              <w:tab/>
              <w:fldChar w:fldCharType="begin"/>
              <w:instrText xml:space="preserve"> PAGEREF _Toc241023337 \h </w:instrText>
              <w:fldChar w:fldCharType="separate"/>
              <w:t>74</w:t>
              <w:fldChar w:fldCharType="end"/>
            </w:r>
          </w:hyperlink>
        </w:p>
        <w:p w14:paraId="0F32F052" w14:textId="3E885A90"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8" w:history="1">
            <w:r>
              <w:rPr>
                <w:rStyle w:val="Hipervnculo"/>
                <w:rFonts w:ascii="Times New Roman" w:eastAsia="Times New Roman" w:hAnsi="Times New Roman" w:cs="Times New Roman"/>
                <w:noProof/>
              </w:rPr>
              <w:t>3.1 Objetivo General</w:t>
            </w:r>
            <w:r>
              <w:rPr>
                <w:noProof/>
                <w:webHidden/>
              </w:rPr>
              <w:tab/>
              <w:fldChar w:fldCharType="begin"/>
              <w:instrText xml:space="preserve"> PAGEREF _Toc241023338 \h </w:instrText>
              <w:fldChar w:fldCharType="separate"/>
              <w:t>74</w:t>
              <w:fldChar w:fldCharType="end"/>
            </w:r>
          </w:hyperlink>
        </w:p>
        <w:p w14:paraId="303A21A7" w14:textId="7DA29BBD"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9" w:history="1">
            <w:r>
              <w:rPr>
                <w:rStyle w:val="Hipervnculo"/>
                <w:rFonts w:ascii="Times New Roman" w:eastAsia="Times New Roman" w:hAnsi="Times New Roman" w:cs="Times New Roman"/>
                <w:noProof/>
              </w:rPr>
              <w:t>3.2 Diagrama de Clases</w:t>
            </w:r>
            <w:r>
              <w:rPr>
                <w:noProof/>
                <w:webHidden/>
              </w:rPr>
              <w:tab/>
              <w:fldChar w:fldCharType="begin"/>
              <w:instrText xml:space="preserve"> PAGEREF _Toc241023339 \h </w:instrText>
              <w:fldChar w:fldCharType="separate"/>
              <w:t>74</w:t>
              <w:fldChar w:fldCharType="end"/>
            </w:r>
          </w:hyperlink>
        </w:p>
        <w:p w14:paraId="4129CF6C" w14:textId="73127A9C"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40" w:history="1">
            <w:r>
              <w:rPr>
                <w:rStyle w:val="Hipervnculo"/>
                <w:rFonts w:ascii="Times New Roman" w:eastAsia="Times New Roman" w:hAnsi="Times New Roman" w:cs="Times New Roman"/>
                <w:noProof/>
              </w:rPr>
              <w:t>3.3 Der</w:t>
            </w:r>
            <w:r>
              <w:rPr>
                <w:noProof/>
                <w:webHidden/>
              </w:rPr>
              <w:tab/>
              <w:fldChar w:fldCharType="begin"/>
              <w:instrText xml:space="preserve"> PAGEREF _Toc241023340 \h </w:instrText>
              <w:fldChar w:fldCharType="separate"/>
              <w:t>75</w:t>
              <w:fldChar w:fldCharType="end"/>
            </w:r>
          </w:hyperlink>
        </w:p>
        <w:p w14:paraId="7C072E35" w14:textId="612AADD7"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41" w:history="1">
            <w:r>
              <w:rPr>
                <w:rStyle w:val="Hipervnculo"/>
                <w:rFonts w:ascii="Times New Roman" w:eastAsia="Times New Roman" w:hAnsi="Times New Roman" w:cs="Times New Roman"/>
                <w:noProof/>
              </w:rPr>
              <w:t>3.4 Diagrama ABM Usuario</w:t>
            </w:r>
            <w:r>
              <w:rPr>
                <w:noProof/>
                <w:webHidden/>
              </w:rPr>
              <w:tab/>
              <w:fldChar w:fldCharType="begin"/>
              <w:instrText xml:space="preserve"> PAGEREF _Toc241023341 \h </w:instrText>
              <w:fldChar w:fldCharType="separate"/>
              <w:t>75</w:t>
              <w:fldChar w:fldCharType="end"/>
            </w:r>
          </w:hyperlink>
        </w:p>
        <w:p w14:paraId="3A84AE80" w14:textId="0F6CFCBF"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42" w:history="1">
            <w:r>
              <w:rPr>
                <w:rStyle w:val="Hipervnculo"/>
                <w:rFonts w:ascii="Times New Roman" w:eastAsia="Times New Roman" w:hAnsi="Times New Roman" w:cs="Times New Roman"/>
                <w:noProof/>
              </w:rPr>
              <w:t>3.5 CU003 Registrar Usuario</w:t>
            </w:r>
            <w:r>
              <w:rPr>
                <w:noProof/>
                <w:webHidden/>
              </w:rPr>
              <w:tab/>
              <w:fldChar w:fldCharType="begin"/>
              <w:instrText xml:space="preserve"> PAGEREF _Toc241023342 \h </w:instrText>
              <w:fldChar w:fldCharType="separate"/>
              <w:t>75</w:t>
              <w:fldChar w:fldCharType="end"/>
            </w:r>
          </w:hyperlink>
        </w:p>
        <w:p w14:paraId="0F273919" w14:textId="329E6E96"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43" w:history="1">
            <w:r>
              <w:rPr>
                <w:rStyle w:val="Hipervnculo"/>
                <w:rFonts w:ascii="Times New Roman" w:eastAsia="Times New Roman" w:hAnsi="Times New Roman" w:cs="Times New Roman"/>
                <w:noProof/>
              </w:rPr>
              <w:t>3.5.1 Especificación CU</w:t>
            </w:r>
            <w:r>
              <w:rPr>
                <w:noProof/>
                <w:webHidden/>
              </w:rPr>
              <w:tab/>
              <w:fldChar w:fldCharType="begin"/>
              <w:instrText xml:space="preserve"> PAGEREF _Toc241023343 \h </w:instrText>
              <w:fldChar w:fldCharType="separate"/>
              <w:t>75</w:t>
              <w:fldChar w:fldCharType="end"/>
            </w:r>
          </w:hyperlink>
        </w:p>
        <w:p w14:paraId="6EC62A54" w14:textId="7C3B1979"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44" w:history="1">
            <w:r>
              <w:rPr>
                <w:rStyle w:val="Hipervnculo"/>
                <w:rFonts w:ascii="Times New Roman" w:eastAsia="Times New Roman" w:hAnsi="Times New Roman" w:cs="Times New Roman"/>
                <w:noProof/>
              </w:rPr>
              <w:t>3.5.2 Diagrama de Secuencia del Sistema</w:t>
            </w:r>
            <w:r>
              <w:rPr>
                <w:noProof/>
                <w:webHidden/>
              </w:rPr>
              <w:tab/>
              <w:fldChar w:fldCharType="begin"/>
              <w:instrText xml:space="preserve"> PAGEREF _Toc241023344 \h </w:instrText>
              <w:fldChar w:fldCharType="separate"/>
              <w:t>77</w:t>
              <w:fldChar w:fldCharType="end"/>
            </w:r>
          </w:hyperlink>
        </w:p>
        <w:p w14:paraId="4352C5D6" w14:textId="63D7905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45" w:history="1">
            <w:r>
              <w:rPr>
                <w:rStyle w:val="Hipervnculo"/>
                <w:rFonts w:ascii="Times New Roman" w:eastAsia="Times New Roman" w:hAnsi="Times New Roman" w:cs="Times New Roman"/>
                <w:noProof/>
              </w:rPr>
              <w:t>3.6 CU004 Eliminar Usuario</w:t>
            </w:r>
            <w:r>
              <w:rPr>
                <w:noProof/>
                <w:webHidden/>
              </w:rPr>
              <w:tab/>
              <w:fldChar w:fldCharType="begin"/>
              <w:instrText xml:space="preserve"> PAGEREF _Toc241023345 \h </w:instrText>
              <w:fldChar w:fldCharType="separate"/>
              <w:t>77</w:t>
              <w:fldChar w:fldCharType="end"/>
            </w:r>
          </w:hyperlink>
        </w:p>
        <w:p w14:paraId="597C7D2E" w14:textId="4FC5A67A"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46" w:history="1">
            <w:r>
              <w:rPr>
                <w:rStyle w:val="Hipervnculo"/>
                <w:rFonts w:ascii="Times New Roman" w:eastAsia="Times New Roman" w:hAnsi="Times New Roman" w:cs="Times New Roman"/>
                <w:noProof/>
              </w:rPr>
              <w:t>3.6.1 Especificación CU</w:t>
            </w:r>
            <w:r>
              <w:rPr>
                <w:noProof/>
                <w:webHidden/>
              </w:rPr>
              <w:tab/>
              <w:fldChar w:fldCharType="begin"/>
              <w:instrText xml:space="preserve"> PAGEREF _Toc241023346 \h </w:instrText>
              <w:fldChar w:fldCharType="separate"/>
              <w:t>77</w:t>
              <w:fldChar w:fldCharType="end"/>
            </w:r>
          </w:hyperlink>
        </w:p>
        <w:p w14:paraId="17DB30C5" w14:textId="7F89FFC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47" w:history="1">
            <w:r>
              <w:rPr>
                <w:rStyle w:val="Hipervnculo"/>
                <w:rFonts w:ascii="Times New Roman" w:eastAsia="Times New Roman" w:hAnsi="Times New Roman" w:cs="Times New Roman"/>
                <w:noProof/>
              </w:rPr>
              <w:t>3.6.2 Diagrama de Secuencia del Sistema</w:t>
            </w:r>
            <w:r>
              <w:rPr>
                <w:noProof/>
                <w:webHidden/>
              </w:rPr>
              <w:tab/>
              <w:fldChar w:fldCharType="begin"/>
              <w:instrText xml:space="preserve"> PAGEREF _Toc241023347 \h </w:instrText>
              <w:fldChar w:fldCharType="separate"/>
              <w:t>79</w:t>
              <w:fldChar w:fldCharType="end"/>
            </w:r>
          </w:hyperlink>
        </w:p>
        <w:p w14:paraId="4EEAADFD" w14:textId="07DE310D"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48" w:history="1">
            <w:r>
              <w:rPr>
                <w:rStyle w:val="Hipervnculo"/>
                <w:rFonts w:ascii="Times New Roman" w:eastAsia="Times New Roman" w:hAnsi="Times New Roman" w:cs="Times New Roman"/>
                <w:noProof/>
              </w:rPr>
              <w:t>3.7 CU005 Modificar Usuario</w:t>
            </w:r>
            <w:r>
              <w:rPr>
                <w:noProof/>
                <w:webHidden/>
              </w:rPr>
              <w:tab/>
              <w:fldChar w:fldCharType="begin"/>
              <w:instrText xml:space="preserve"> PAGEREF _Toc241023348 \h </w:instrText>
              <w:fldChar w:fldCharType="separate"/>
              <w:t>79</w:t>
              <w:fldChar w:fldCharType="end"/>
            </w:r>
          </w:hyperlink>
        </w:p>
        <w:p w14:paraId="1C219423" w14:textId="6308390F"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49" w:history="1">
            <w:r>
              <w:rPr>
                <w:rStyle w:val="Hipervnculo"/>
                <w:rFonts w:ascii="Times New Roman" w:eastAsia="Times New Roman" w:hAnsi="Times New Roman" w:cs="Times New Roman"/>
                <w:noProof/>
              </w:rPr>
              <w:t>3.7.1 Especificación CU</w:t>
            </w:r>
            <w:r>
              <w:rPr>
                <w:noProof/>
                <w:webHidden/>
              </w:rPr>
              <w:tab/>
              <w:fldChar w:fldCharType="begin"/>
              <w:instrText xml:space="preserve"> PAGEREF _Toc241023349 \h </w:instrText>
              <w:fldChar w:fldCharType="separate"/>
              <w:t>79</w:t>
              <w:fldChar w:fldCharType="end"/>
            </w:r>
          </w:hyperlink>
        </w:p>
        <w:p w14:paraId="4F3CB24B" w14:textId="0B0419D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50" w:history="1">
            <w:r>
              <w:rPr>
                <w:rStyle w:val="Hipervnculo"/>
                <w:rFonts w:ascii="Times New Roman" w:eastAsia="Times New Roman" w:hAnsi="Times New Roman" w:cs="Times New Roman"/>
                <w:noProof/>
              </w:rPr>
              <w:t>3.7.2 Diagrama de Secuencia del Sistema</w:t>
            </w:r>
            <w:r>
              <w:rPr>
                <w:noProof/>
                <w:webHidden/>
              </w:rPr>
              <w:tab/>
              <w:fldChar w:fldCharType="begin"/>
              <w:instrText xml:space="preserve"> PAGEREF _Toc241023350 \h </w:instrText>
              <w:fldChar w:fldCharType="separate"/>
              <w:t>81</w:t>
              <w:fldChar w:fldCharType="end"/>
            </w:r>
          </w:hyperlink>
        </w:p>
        <w:p w14:paraId="6690CE32" w14:textId="6A870CA1"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1" w:history="1">
            <w:r>
              <w:rPr>
                <w:rStyle w:val="Hipervnculo"/>
                <w:rFonts w:ascii="Times New Roman" w:eastAsia="Times New Roman" w:hAnsi="Times New Roman" w:cs="Times New Roman"/>
                <w:noProof/>
              </w:rPr>
              <w:t>3.8 Pantalla UI</w:t>
            </w:r>
            <w:r>
              <w:rPr>
                <w:noProof/>
                <w:webHidden/>
              </w:rPr>
              <w:tab/>
              <w:fldChar w:fldCharType="begin"/>
              <w:instrText xml:space="preserve"> PAGEREF _Toc241023351 \h </w:instrText>
              <w:fldChar w:fldCharType="separate"/>
              <w:t>82</w:t>
              <w:fldChar w:fldCharType="end"/>
            </w:r>
          </w:hyperlink>
        </w:p>
        <w:p w14:paraId="5C434408" w14:textId="43C480F1"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52" w:history="1">
            <w:r>
              <w:rPr>
                <w:rStyle w:val="Hipervnculo"/>
                <w:rFonts w:ascii="Times New Roman" w:eastAsia="Times New Roman" w:hAnsi="Times New Roman" w:cs="Times New Roman"/>
                <w:noProof/>
              </w:rPr>
              <w:t>GESTIÓN ABM PRODUCTO (ítem adicional)</w:t>
            </w:r>
            <w:r>
              <w:rPr>
                <w:noProof/>
                <w:webHidden/>
              </w:rPr>
              <w:tab/>
              <w:fldChar w:fldCharType="begin"/>
              <w:instrText xml:space="preserve"> PAGEREF _Toc241023352 \h </w:instrText>
              <w:fldChar w:fldCharType="separate"/>
              <w:t>82</w:t>
              <w:fldChar w:fldCharType="end"/>
            </w:r>
          </w:hyperlink>
        </w:p>
        <w:p w14:paraId="1B95C804" w14:textId="08A2C5A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3" w:history="1">
            <w:r>
              <w:rPr>
                <w:rStyle w:val="Hipervnculo"/>
                <w:rFonts w:ascii="Times New Roman" w:eastAsia="Times New Roman" w:hAnsi="Times New Roman" w:cs="Times New Roman"/>
                <w:noProof/>
              </w:rPr>
              <w:t>6.1 Objetivo General</w:t>
            </w:r>
            <w:r>
              <w:rPr>
                <w:noProof/>
                <w:webHidden/>
              </w:rPr>
              <w:tab/>
              <w:fldChar w:fldCharType="begin"/>
              <w:instrText xml:space="preserve"> PAGEREF _Toc241023353 \h </w:instrText>
              <w:fldChar w:fldCharType="separate"/>
              <w:t>82</w:t>
              <w:fldChar w:fldCharType="end"/>
            </w:r>
          </w:hyperlink>
        </w:p>
        <w:p w14:paraId="5C270483" w14:textId="6F80D5D3"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4" w:history="1">
            <w:r>
              <w:rPr>
                <w:rStyle w:val="Hipervnculo"/>
                <w:rFonts w:ascii="Times New Roman" w:eastAsia="Times New Roman" w:hAnsi="Times New Roman" w:cs="Times New Roman"/>
                <w:noProof/>
              </w:rPr>
              <w:t>6.2 Diagrama de Clases</w:t>
            </w:r>
            <w:r>
              <w:rPr>
                <w:noProof/>
                <w:webHidden/>
              </w:rPr>
              <w:tab/>
              <w:fldChar w:fldCharType="begin"/>
              <w:instrText xml:space="preserve"> PAGEREF _Toc241023354 \h </w:instrText>
              <w:fldChar w:fldCharType="separate"/>
              <w:t>83</w:t>
              <w:fldChar w:fldCharType="end"/>
            </w:r>
          </w:hyperlink>
        </w:p>
        <w:p w14:paraId="5FE5053B" w14:textId="29E9B83A"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5" w:history="1">
            <w:r>
              <w:rPr>
                <w:rStyle w:val="Hipervnculo"/>
                <w:rFonts w:ascii="Times New Roman" w:eastAsia="Times New Roman" w:hAnsi="Times New Roman" w:cs="Times New Roman"/>
                <w:noProof/>
              </w:rPr>
              <w:t>6.3 Der</w:t>
            </w:r>
            <w:r>
              <w:rPr>
                <w:noProof/>
                <w:webHidden/>
              </w:rPr>
              <w:tab/>
              <w:fldChar w:fldCharType="begin"/>
              <w:instrText xml:space="preserve"> PAGEREF _Toc241023355 \h </w:instrText>
              <w:fldChar w:fldCharType="separate"/>
              <w:t>83</w:t>
              <w:fldChar w:fldCharType="end"/>
            </w:r>
          </w:hyperlink>
        </w:p>
        <w:p w14:paraId="70069AFF" w14:textId="5FBECE80"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6" w:history="1">
            <w:r>
              <w:rPr>
                <w:rStyle w:val="Hipervnculo"/>
                <w:rFonts w:ascii="Times New Roman" w:eastAsia="Times New Roman" w:hAnsi="Times New Roman" w:cs="Times New Roman"/>
                <w:noProof/>
              </w:rPr>
              <w:t>6.4 Diagrama ABM Producto</w:t>
            </w:r>
            <w:r>
              <w:rPr>
                <w:noProof/>
                <w:webHidden/>
              </w:rPr>
              <w:tab/>
              <w:fldChar w:fldCharType="begin"/>
              <w:instrText xml:space="preserve"> PAGEREF _Toc241023356 \h </w:instrText>
              <w:fldChar w:fldCharType="separate"/>
              <w:t>84</w:t>
              <w:fldChar w:fldCharType="end"/>
            </w:r>
          </w:hyperlink>
        </w:p>
        <w:p w14:paraId="48751E6C" w14:textId="74429C3B"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7" w:history="1">
            <w:r>
              <w:rPr>
                <w:rStyle w:val="Hipervnculo"/>
                <w:rFonts w:ascii="Times New Roman" w:eastAsia="Times New Roman" w:hAnsi="Times New Roman" w:cs="Times New Roman"/>
                <w:noProof/>
              </w:rPr>
              <w:t>6.5 CU006 Insertar Producto</w:t>
            </w:r>
            <w:r>
              <w:rPr>
                <w:noProof/>
                <w:webHidden/>
              </w:rPr>
              <w:tab/>
              <w:fldChar w:fldCharType="begin"/>
              <w:instrText xml:space="preserve"> PAGEREF _Toc241023357 \h </w:instrText>
              <w:fldChar w:fldCharType="separate"/>
              <w:t>84</w:t>
              <w:fldChar w:fldCharType="end"/>
            </w:r>
          </w:hyperlink>
        </w:p>
        <w:p w14:paraId="501D03C1" w14:textId="084EC336"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58" w:history="1">
            <w:r>
              <w:rPr>
                <w:rStyle w:val="Hipervnculo"/>
                <w:rFonts w:ascii="Times New Roman" w:eastAsia="Times New Roman" w:hAnsi="Times New Roman" w:cs="Times New Roman"/>
                <w:noProof/>
              </w:rPr>
              <w:t>6.5.1 Especificación CU</w:t>
            </w:r>
            <w:r>
              <w:rPr>
                <w:noProof/>
                <w:webHidden/>
              </w:rPr>
              <w:tab/>
              <w:fldChar w:fldCharType="begin"/>
              <w:instrText xml:space="preserve"> PAGEREF _Toc241023358 \h </w:instrText>
              <w:fldChar w:fldCharType="separate"/>
              <w:t>84</w:t>
              <w:fldChar w:fldCharType="end"/>
            </w:r>
          </w:hyperlink>
        </w:p>
        <w:p w14:paraId="0425D9E2" w14:textId="30DBE0E6"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59" w:history="1">
            <w:r>
              <w:rPr>
                <w:rStyle w:val="Hipervnculo"/>
                <w:rFonts w:ascii="Times New Roman" w:eastAsia="Times New Roman" w:hAnsi="Times New Roman" w:cs="Times New Roman"/>
                <w:noProof/>
              </w:rPr>
              <w:t>6.5.2 Diagrama de Secuencia del Sistema</w:t>
            </w:r>
            <w:r>
              <w:rPr>
                <w:noProof/>
                <w:webHidden/>
              </w:rPr>
              <w:tab/>
              <w:fldChar w:fldCharType="begin"/>
              <w:instrText xml:space="preserve"> PAGEREF _Toc241023359 \h </w:instrText>
              <w:fldChar w:fldCharType="separate"/>
              <w:t>85</w:t>
              <w:fldChar w:fldCharType="end"/>
            </w:r>
          </w:hyperlink>
        </w:p>
        <w:p w14:paraId="3B24739E" w14:textId="52D69B8B"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60" w:history="1">
            <w:r>
              <w:rPr>
                <w:rStyle w:val="Hipervnculo"/>
                <w:rFonts w:ascii="Times New Roman" w:eastAsia="Times New Roman" w:hAnsi="Times New Roman" w:cs="Times New Roman"/>
                <w:noProof/>
              </w:rPr>
              <w:t>6.6 CU007 Eliminar Producto</w:t>
            </w:r>
            <w:r>
              <w:rPr>
                <w:noProof/>
                <w:webHidden/>
              </w:rPr>
              <w:tab/>
              <w:fldChar w:fldCharType="begin"/>
              <w:instrText xml:space="preserve"> PAGEREF _Toc241023360 \h </w:instrText>
              <w:fldChar w:fldCharType="separate"/>
              <w:t>86</w:t>
              <w:fldChar w:fldCharType="end"/>
            </w:r>
          </w:hyperlink>
        </w:p>
        <w:p w14:paraId="007436F0" w14:textId="16FE9392"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61" w:history="1">
            <w:r>
              <w:rPr>
                <w:rStyle w:val="Hipervnculo"/>
                <w:rFonts w:ascii="Times New Roman" w:eastAsia="Times New Roman" w:hAnsi="Times New Roman" w:cs="Times New Roman"/>
                <w:noProof/>
              </w:rPr>
              <w:t>6.6.1 Especificación CU</w:t>
            </w:r>
            <w:r>
              <w:rPr>
                <w:noProof/>
                <w:webHidden/>
              </w:rPr>
              <w:tab/>
              <w:fldChar w:fldCharType="begin"/>
              <w:instrText xml:space="preserve"> PAGEREF _Toc241023361 \h </w:instrText>
              <w:fldChar w:fldCharType="separate"/>
              <w:t>86</w:t>
              <w:fldChar w:fldCharType="end"/>
            </w:r>
          </w:hyperlink>
        </w:p>
        <w:p w14:paraId="056C540E" w14:textId="48556E8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62" w:history="1">
            <w:r>
              <w:rPr>
                <w:rStyle w:val="Hipervnculo"/>
                <w:rFonts w:ascii="Times New Roman" w:eastAsia="Times New Roman" w:hAnsi="Times New Roman" w:cs="Times New Roman"/>
                <w:noProof/>
              </w:rPr>
              <w:t>6.6.2 Diagrama de Secuencia del Sistema</w:t>
            </w:r>
            <w:r>
              <w:rPr>
                <w:noProof/>
                <w:webHidden/>
              </w:rPr>
              <w:tab/>
              <w:fldChar w:fldCharType="begin"/>
              <w:instrText xml:space="preserve"> PAGEREF _Toc241023362 \h </w:instrText>
              <w:fldChar w:fldCharType="separate"/>
              <w:t>87</w:t>
              <w:fldChar w:fldCharType="end"/>
            </w:r>
          </w:hyperlink>
        </w:p>
        <w:p w14:paraId="27E15FC6" w14:textId="27DF8E2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63" w:history="1">
            <w:r>
              <w:rPr>
                <w:rStyle w:val="Hipervnculo"/>
                <w:rFonts w:ascii="Times New Roman" w:eastAsia="Times New Roman" w:hAnsi="Times New Roman" w:cs="Times New Roman"/>
                <w:noProof/>
              </w:rPr>
              <w:t>6.7 CU008 Modificar Producto</w:t>
            </w:r>
            <w:r>
              <w:rPr>
                <w:noProof/>
                <w:webHidden/>
              </w:rPr>
              <w:tab/>
              <w:fldChar w:fldCharType="begin"/>
              <w:instrText xml:space="preserve"> PAGEREF _Toc241023363 \h </w:instrText>
              <w:fldChar w:fldCharType="separate"/>
              <w:t>87</w:t>
              <w:fldChar w:fldCharType="end"/>
            </w:r>
          </w:hyperlink>
        </w:p>
        <w:p w14:paraId="0C24073B" w14:textId="6D25894E"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64" w:history="1">
            <w:r>
              <w:rPr>
                <w:rStyle w:val="Hipervnculo"/>
                <w:rFonts w:ascii="Times New Roman" w:eastAsia="Times New Roman" w:hAnsi="Times New Roman" w:cs="Times New Roman"/>
                <w:noProof/>
              </w:rPr>
              <w:t>6.7.1 Especificación CU</w:t>
            </w:r>
            <w:r>
              <w:rPr>
                <w:noProof/>
                <w:webHidden/>
              </w:rPr>
              <w:tab/>
              <w:fldChar w:fldCharType="begin"/>
              <w:instrText xml:space="preserve"> PAGEREF _Toc241023364 \h </w:instrText>
              <w:fldChar w:fldCharType="separate"/>
              <w:t>87</w:t>
              <w:fldChar w:fldCharType="end"/>
            </w:r>
          </w:hyperlink>
        </w:p>
        <w:p w14:paraId="5D3623E2" w14:textId="3D1BFDC7"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65" w:history="1">
            <w:r>
              <w:rPr>
                <w:rStyle w:val="Hipervnculo"/>
                <w:rFonts w:ascii="Times New Roman" w:eastAsia="Times New Roman" w:hAnsi="Times New Roman" w:cs="Times New Roman"/>
                <w:noProof/>
              </w:rPr>
              <w:t>6.7.2 Diagrama de Secuencia del Sistema</w:t>
            </w:r>
            <w:r>
              <w:rPr>
                <w:noProof/>
                <w:webHidden/>
              </w:rPr>
              <w:tab/>
              <w:fldChar w:fldCharType="begin"/>
              <w:instrText xml:space="preserve"> PAGEREF _Toc241023365 \h </w:instrText>
              <w:fldChar w:fldCharType="separate"/>
              <w:t>89</w:t>
              <w:fldChar w:fldCharType="end"/>
            </w:r>
          </w:hyperlink>
        </w:p>
        <w:p w14:paraId="010B7534" w14:textId="3484460E"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66" w:history="1">
            <w:r>
              <w:rPr>
                <w:rStyle w:val="Hipervnculo"/>
                <w:rFonts w:ascii="Times New Roman" w:eastAsia="Times New Roman" w:hAnsi="Times New Roman" w:cs="Times New Roman"/>
                <w:noProof/>
              </w:rPr>
              <w:t>6.8 Pantalla UI</w:t>
            </w:r>
            <w:r>
              <w:rPr>
                <w:noProof/>
                <w:webHidden/>
              </w:rPr>
              <w:tab/>
              <w:fldChar w:fldCharType="begin"/>
              <w:instrText xml:space="preserve"> PAGEREF _Toc241023366 \h </w:instrText>
              <w:fldChar w:fldCharType="separate"/>
              <w:t>90</w:t>
              <w:fldChar w:fldCharType="end"/>
            </w:r>
          </w:hyperlink>
        </w:p>
        <w:p w14:paraId="2F9BEA76" w14:textId="41DD1AC2"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67" w:history="1">
            <w:r>
              <w:rPr>
                <w:rStyle w:val="Hipervnculo"/>
                <w:rFonts w:ascii="Times New Roman" w:eastAsia="Times New Roman" w:hAnsi="Times New Roman" w:cs="Times New Roman"/>
                <w:noProof/>
              </w:rPr>
              <w:t>A00. CARACTERÍSTICAS Y FUNCIONALIDADES ADICIONALES</w:t>
            </w:r>
            <w:r>
              <w:rPr>
                <w:noProof/>
                <w:webHidden/>
              </w:rPr>
              <w:tab/>
              <w:fldChar w:fldCharType="begin"/>
              <w:instrText xml:space="preserve"> PAGEREF _Toc241023367 \h </w:instrText>
              <w:fldChar w:fldCharType="separate"/>
              <w:t>90</w:t>
              <w:fldChar w:fldCharType="end"/>
            </w:r>
          </w:hyperlink>
        </w:p>
        <w:p w14:paraId="0B7E8EE8" w14:textId="097DAE3E"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68" w:history="1">
            <w:r>
              <w:rPr>
                <w:rStyle w:val="Hipervnculo"/>
                <w:rFonts w:ascii="Times New Roman" w:eastAsia="Times New Roman" w:hAnsi="Times New Roman" w:cs="Times New Roman"/>
                <w:noProof/>
              </w:rPr>
              <w:t>A01. Instalador</w:t>
            </w:r>
            <w:r>
              <w:rPr>
                <w:noProof/>
                <w:webHidden/>
              </w:rPr>
              <w:tab/>
              <w:fldChar w:fldCharType="begin"/>
              <w:instrText xml:space="preserve"> PAGEREF _Toc241023368 \h </w:instrText>
              <w:fldChar w:fldCharType="separate"/>
              <w:t>90</w:t>
              <w:fldChar w:fldCharType="end"/>
            </w:r>
          </w:hyperlink>
        </w:p>
        <w:p w14:paraId="113D17B0" w14:textId="443AFD2C"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69" w:history="1">
            <w:r>
              <w:rPr>
                <w:rStyle w:val="Hipervnculo"/>
                <w:rFonts w:ascii="Times New Roman" w:eastAsia="Times New Roman" w:hAnsi="Times New Roman" w:cs="Times New Roman"/>
                <w:noProof/>
              </w:rPr>
              <w:t>A02. Informe y exportación a PDF</w:t>
            </w:r>
            <w:r>
              <w:rPr>
                <w:noProof/>
                <w:webHidden/>
              </w:rPr>
              <w:tab/>
              <w:fldChar w:fldCharType="begin"/>
              <w:instrText xml:space="preserve"> PAGEREF _Toc241023369 \h </w:instrText>
              <w:fldChar w:fldCharType="separate"/>
              <w:t>90</w:t>
              <w:fldChar w:fldCharType="end"/>
            </w:r>
          </w:hyperlink>
        </w:p>
        <w:p w14:paraId="6FC27C03" w14:textId="375E13D7"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70" w:history="1">
            <w:r>
              <w:rPr>
                <w:rStyle w:val="Hipervnculo"/>
                <w:rFonts w:ascii="Times New Roman" w:eastAsia="Times New Roman" w:hAnsi="Times New Roman" w:cs="Times New Roman"/>
                <w:noProof/>
              </w:rPr>
              <w:t>A03. Serialización</w:t>
            </w:r>
            <w:r>
              <w:rPr>
                <w:noProof/>
                <w:webHidden/>
              </w:rPr>
              <w:tab/>
              <w:fldChar w:fldCharType="begin"/>
              <w:instrText xml:space="preserve"> PAGEREF _Toc241023370 \h </w:instrText>
              <w:fldChar w:fldCharType="separate"/>
              <w:t>90</w:t>
              <w:fldChar w:fldCharType="end"/>
            </w:r>
          </w:hyperlink>
        </w:p>
        <w:p w14:paraId="131C62B6" w14:textId="44BAF06E"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71" w:history="1">
            <w:r>
              <w:rPr>
                <w:rStyle w:val="Hipervnculo"/>
                <w:rFonts w:ascii="Times New Roman" w:eastAsia="Times New Roman" w:hAnsi="Times New Roman" w:cs="Times New Roman"/>
                <w:noProof/>
              </w:rPr>
              <w:t>D00. DOCUMENTACIÓN ADICIONAL</w:t>
            </w:r>
            <w:r>
              <w:rPr>
                <w:noProof/>
                <w:webHidden/>
              </w:rPr>
              <w:tab/>
              <w:fldChar w:fldCharType="begin"/>
              <w:instrText xml:space="preserve"> PAGEREF _Toc241023371 \h </w:instrText>
              <w:fldChar w:fldCharType="separate"/>
              <w:t>90</w:t>
              <w:fldChar w:fldCharType="end"/>
            </w:r>
          </w:hyperlink>
        </w:p>
        <w:p w14:paraId="4303934B" w14:textId="5B6D43DD"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72" w:history="1">
            <w:r>
              <w:rPr>
                <w:rStyle w:val="Hipervnculo"/>
                <w:rFonts w:ascii="Times New Roman" w:eastAsia="Times New Roman" w:hAnsi="Times New Roman" w:cs="Times New Roman"/>
                <w:noProof/>
              </w:rPr>
              <w:t>D01. Manual de instalación</w:t>
            </w:r>
            <w:r>
              <w:rPr>
                <w:noProof/>
                <w:webHidden/>
              </w:rPr>
              <w:tab/>
              <w:fldChar w:fldCharType="begin"/>
              <w:instrText xml:space="preserve"> PAGEREF _Toc241023372 \h </w:instrText>
              <w:fldChar w:fldCharType="separate"/>
              <w:t>91</w:t>
              <w:fldChar w:fldCharType="end"/>
            </w:r>
          </w:hyperlink>
        </w:p>
        <w:p w14:paraId="7B368068" w14:textId="4195651A"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73" w:history="1">
            <w:r>
              <w:rPr>
                <w:rStyle w:val="Hipervnculo"/>
                <w:rFonts w:ascii="Times New Roman" w:eastAsia="Times New Roman" w:hAnsi="Times New Roman" w:cs="Times New Roman"/>
                <w:noProof/>
              </w:rPr>
              <w:t>D02. Ayuda en línea</w:t>
            </w:r>
            <w:r>
              <w:rPr>
                <w:noProof/>
                <w:webHidden/>
              </w:rPr>
              <w:tab/>
              <w:fldChar w:fldCharType="begin"/>
              <w:instrText xml:space="preserve"> PAGEREF _Toc241023373 \h </w:instrText>
              <w:fldChar w:fldCharType="separate"/>
              <w:t>91</w:t>
              <w:fldChar w:fldCharType="end"/>
            </w:r>
          </w:hyperlink>
        </w:p>
        <w:p w14:paraId="74E8FFA7" w14:textId="12056AF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74" w:history="1">
            <w:r>
              <w:rPr>
                <w:rStyle w:val="Hipervnculo"/>
                <w:rFonts w:ascii="Times New Roman" w:eastAsia="Times New Roman" w:hAnsi="Times New Roman" w:cs="Times New Roman"/>
                <w:noProof/>
              </w:rPr>
              <w:t>D03. Material de apoyo al usuario final</w:t>
            </w:r>
            <w:r>
              <w:rPr>
                <w:noProof/>
                <w:webHidden/>
              </w:rPr>
              <w:tab/>
              <w:fldChar w:fldCharType="begin"/>
              <w:instrText xml:space="preserve"> PAGEREF _Toc241023374 \h </w:instrText>
              <w:fldChar w:fldCharType="separate"/>
              <w:t>91</w:t>
              <w:fldChar w:fldCharType="end"/>
            </w:r>
          </w:hyperlink>
        </w:p>
        <w:p w14:paraId="29A49CD6" w14:textId="07690062"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75" w:history="1">
            <w:r>
              <w:rPr>
                <w:rStyle w:val="Hipervnculo"/>
                <w:rFonts w:ascii="Times New Roman" w:eastAsia="Times New Roman" w:hAnsi="Times New Roman" w:cs="Times New Roman"/>
                <w:noProof/>
              </w:rPr>
              <w:t>EVALUACIÓN Y RETROSPECTIVA</w:t>
            </w:r>
            <w:r>
              <w:rPr>
                <w:noProof/>
                <w:webHidden/>
              </w:rPr>
              <w:tab/>
              <w:fldChar w:fldCharType="begin"/>
              <w:instrText xml:space="preserve"> PAGEREF _Toc241023375 \h </w:instrText>
              <w:fldChar w:fldCharType="separate"/>
              <w:t>91</w:t>
              <w:fldChar w:fldCharType="end"/>
            </w:r>
          </w:hyperlink>
        </w:p>
        <w:p w14:paraId="2A85C0D7" w14:textId="2B217843" w:rsidR="007A128D" w:rsidRPr="00375954" w:rsidRDefault="007A128D">
          <w:pPr>
            <w:rPr>
              <w:rFonts w:ascii="Times New Roman" w:hAnsi="Times New Roman" w:cs="Times New Roman"/>
            </w:rPr>
          </w:pPr>
          <w:r>
            <w:rPr>
              <w:rFonts w:ascii="Times New Roman" w:hAnsi="Times New Roman" w:cs="Times New Roman"/>
              <w:b/>
              <w:bCs/>
              <w:lang w:val="es-MX"/>
            </w:rPr>
            <w:fldChar w:fldCharType="end"/>
          </w:r>
        </w:p>
      </w:sdtContent>
    </w:sdt>
    <w:p w14:paraId="6843D025" w14:textId="77777777" w:rsidR="00DA7E7D" w:rsidRDefault="007A128D" w:rsidP="00DA7E7D">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r>
        <w:rPr>
          <w:rFonts w:ascii="Times New Roman" w:eastAsia="Times New Roman" w:hAnsi="Times New Roman" w:cs="Times New Roman"/>
          <w:color w:val="4F81BD" w:themeColor="accent1"/>
          <w:sz w:val="32"/>
          <w:szCs w:val="32"/>
        </w:rPr>
        <w:lastRenderedPageBreak/>
        <w:t xml:space="preserve">Historial de Revisiones </w:t>
      </w:r>
    </w:p>
    <w:tbl>
      <w:tblPr>
        <w:tblStyle w:val="Tablaconcuadrcula"/>
        <w:tblW w:w="9918" w:type="dxa"/>
        <w:tblLook w:val="04A0" w:firstRow="1" w:lastRow="0" w:firstColumn="1" w:lastColumn="0" w:noHBand="0" w:noVBand="1"/>
      </w:tblPr>
      <w:tblGrid>
        <w:gridCol w:w="1742"/>
        <w:gridCol w:w="1283"/>
        <w:gridCol w:w="1796"/>
        <w:gridCol w:w="3679"/>
        <w:gridCol w:w="1418"/>
      </w:tblGrid>
      <w:tr w:rsidR="003D343F" w14:paraId="55D2050B" w14:textId="77777777" w:rsidTr="007379BF">
        <w:tc>
          <w:tcPr>
            <w:tcW w:w="1742" w:type="dxa"/>
          </w:tcPr>
          <w:p w14:paraId="0C9505B1" w14:textId="77777777" w:rsidR="003D343F" w:rsidRPr="007D7C2D" w:rsidRDefault="003D343F" w:rsidP="00DA7E7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Entrega N°</w:t>
            </w:r>
          </w:p>
        </w:tc>
        <w:tc>
          <w:tcPr>
            <w:tcW w:w="1283" w:type="dxa"/>
          </w:tcPr>
          <w:p w14:paraId="4C082081" w14:textId="77777777" w:rsidR="003D343F" w:rsidRPr="007D7C2D" w:rsidRDefault="003D343F" w:rsidP="00DA7E7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Versión N°</w:t>
            </w:r>
          </w:p>
        </w:tc>
        <w:tc>
          <w:tcPr>
            <w:tcW w:w="1796" w:type="dxa"/>
          </w:tcPr>
          <w:p w14:paraId="6ED3E075" w14:textId="77777777" w:rsidR="003D343F" w:rsidRPr="007D7C2D" w:rsidRDefault="003D343F" w:rsidP="00DA7E7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Profesor</w:t>
            </w:r>
          </w:p>
        </w:tc>
        <w:tc>
          <w:tcPr>
            <w:tcW w:w="3679" w:type="dxa"/>
          </w:tcPr>
          <w:p w14:paraId="5156E269" w14:textId="77777777" w:rsidR="003D343F" w:rsidRPr="007D7C2D" w:rsidRDefault="003D343F" w:rsidP="00DA7E7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Observaciones</w:t>
            </w:r>
          </w:p>
        </w:tc>
        <w:tc>
          <w:tcPr>
            <w:tcW w:w="1418" w:type="dxa"/>
          </w:tcPr>
          <w:p w14:paraId="0D38C45E" w14:textId="77777777" w:rsidR="003D343F" w:rsidRPr="007D7C2D" w:rsidRDefault="003D343F" w:rsidP="00DA7E7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Nota</w:t>
            </w:r>
          </w:p>
        </w:tc>
      </w:tr>
      <w:tr w:rsidR="003D343F" w14:paraId="287E3AEB" w14:textId="77777777" w:rsidTr="007379BF">
        <w:tc>
          <w:tcPr>
            <w:tcW w:w="1742" w:type="dxa"/>
          </w:tcPr>
          <w:p w14:paraId="751847FE" w14:textId="77777777" w:rsidR="003D343F" w:rsidRPr="00A6174F" w:rsidRDefault="003D343F" w:rsidP="00DA7E7D">
            <w:pPr>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1283" w:type="dxa"/>
          </w:tcPr>
          <w:p w14:paraId="3F8EC2AD" w14:textId="483802B9" w:rsidR="003D343F" w:rsidRPr="00A6174F" w:rsidRDefault="00883EBD" w:rsidP="00DA7E7D">
            <w:pPr>
              <w:jc w:val="center"/>
              <w:rPr>
                <w:rFonts w:ascii="Times New Roman" w:eastAsia="Times New Roman" w:hAnsi="Times New Roman" w:cs="Times New Roman"/>
              </w:rPr>
            </w:pPr>
            <w:r>
              <w:rPr>
                <w:rFonts w:ascii="Times New Roman" w:eastAsia="Times New Roman" w:hAnsi="Times New Roman" w:cs="Times New Roman"/>
              </w:rPr>
              <w:t>2.0</w:t>
            </w:r>
          </w:p>
        </w:tc>
        <w:tc>
          <w:tcPr>
            <w:tcW w:w="1796" w:type="dxa"/>
          </w:tcPr>
          <w:p w14:paraId="62CF33CC" w14:textId="352CD79B" w:rsidR="003D343F" w:rsidRPr="00A6174F" w:rsidRDefault="00275819" w:rsidP="00DA7E7D">
            <w:pPr>
              <w:jc w:val="center"/>
              <w:rPr>
                <w:rFonts w:ascii="Times New Roman" w:eastAsia="Times New Roman" w:hAnsi="Times New Roman" w:cs="Times New Roman"/>
              </w:rPr>
            </w:pPr>
            <w:r>
              <w:rPr>
                <w:rFonts w:ascii="Times New Roman" w:eastAsia="Times New Roman" w:hAnsi="Times New Roman" w:cs="Times New Roman"/>
              </w:rPr>
              <w:t>Nicolas Esposito</w:t>
            </w:r>
          </w:p>
        </w:tc>
        <w:tc>
          <w:tcPr>
            <w:tcW w:w="3679" w:type="dxa"/>
          </w:tcPr>
          <w:p w14:paraId="0E88168A" w14:textId="77777777" w:rsidR="003D343F" w:rsidRDefault="00275819" w:rsidP="00CF2BC8">
            <w:pPr>
              <w:rPr>
                <w:rFonts w:ascii="Times New Roman" w:eastAsia="Times New Roman" w:hAnsi="Times New Roman" w:cs="Times New Roman"/>
              </w:rPr>
            </w:pPr>
            <w:r>
              <w:rPr>
                <w:rFonts w:ascii="Times New Roman" w:eastAsia="Times New Roman" w:hAnsi="Times New Roman" w:cs="Times New Roman"/>
              </w:rPr>
              <w:t>-Modificar el diagrama de actividad (reorientar el diagrama enfocando al negocio NO Sistema).</w:t>
              <w:br/>
              <w:t xml:space="preserve">-Evitar flujos alternativos que terminan en “nada” de manera innecesaria (al reportar falta de stock se cortaba el flujo)</w:t>
            </w:r>
          </w:p>
          <w:p w14:paraId="095121DF" w14:textId="74F95C45" w:rsidR="00CF2BC8" w:rsidRPr="00A6174F" w:rsidRDefault="00CF2BC8" w:rsidP="00CF2BC8">
            <w:pPr>
              <w:rPr>
                <w:rFonts w:ascii="Times New Roman" w:eastAsia="Times New Roman" w:hAnsi="Times New Roman" w:cs="Times New Roman"/>
              </w:rPr>
            </w:pPr>
          </w:p>
        </w:tc>
        <w:tc>
          <w:tcPr>
            <w:tcW w:w="1418" w:type="dxa"/>
          </w:tcPr>
          <w:p w14:paraId="088D1C2A" w14:textId="525951DE" w:rsidR="003D343F" w:rsidRPr="00A6174F" w:rsidRDefault="003D343F" w:rsidP="00DA7E7D">
            <w:pPr>
              <w:jc w:val="center"/>
              <w:rPr>
                <w:rFonts w:ascii="Times New Roman" w:eastAsia="Times New Roman" w:hAnsi="Times New Roman" w:cs="Times New Roman"/>
              </w:rPr>
            </w:pPr>
          </w:p>
        </w:tc>
      </w:tr>
      <w:tr w:rsidR="003D343F" w14:paraId="5DA166CC" w14:textId="77777777" w:rsidTr="007379BF">
        <w:tc>
          <w:tcPr>
            <w:tcW w:w="1742" w:type="dxa"/>
          </w:tcPr>
          <w:p w14:paraId="0DA7240A" w14:textId="77777777" w:rsidR="003D343F" w:rsidRPr="00A6174F" w:rsidRDefault="003D343F" w:rsidP="00DA7E7D">
            <w:pPr>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1283" w:type="dxa"/>
          </w:tcPr>
          <w:p w14:paraId="601E3EDD" w14:textId="2CC81133" w:rsidR="003D343F" w:rsidRDefault="003D343F" w:rsidP="00DA7E7D">
            <w:pPr>
              <w:jc w:val="center"/>
              <w:rPr>
                <w:rFonts w:ascii="Times New Roman" w:eastAsia="Times New Roman" w:hAnsi="Times New Roman" w:cs="Times New Roman"/>
              </w:rPr>
            </w:pPr>
          </w:p>
        </w:tc>
        <w:tc>
          <w:tcPr>
            <w:tcW w:w="1796" w:type="dxa"/>
          </w:tcPr>
          <w:p w14:paraId="035E9D13" w14:textId="00E9839B" w:rsidR="003D343F" w:rsidRPr="00A6174F" w:rsidRDefault="003D343F" w:rsidP="00DA7E7D">
            <w:pPr>
              <w:jc w:val="center"/>
              <w:rPr>
                <w:rFonts w:ascii="Times New Roman" w:eastAsia="Times New Roman" w:hAnsi="Times New Roman" w:cs="Times New Roman"/>
              </w:rPr>
            </w:pPr>
          </w:p>
        </w:tc>
        <w:tc>
          <w:tcPr>
            <w:tcW w:w="3679" w:type="dxa"/>
          </w:tcPr>
          <w:p w14:paraId="6AB39A37" w14:textId="23B78440" w:rsidR="0011205B" w:rsidRPr="00A6174F" w:rsidRDefault="0011205B" w:rsidP="002E2DDD">
            <w:pPr>
              <w:jc w:val="center"/>
              <w:rPr>
                <w:rFonts w:ascii="Times New Roman" w:eastAsia="Times New Roman" w:hAnsi="Times New Roman" w:cs="Times New Roman"/>
              </w:rPr>
            </w:pPr>
          </w:p>
        </w:tc>
        <w:tc>
          <w:tcPr>
            <w:tcW w:w="1418" w:type="dxa"/>
          </w:tcPr>
          <w:p w14:paraId="073028FF" w14:textId="47A6A633" w:rsidR="003D343F" w:rsidRPr="00A6174F" w:rsidRDefault="003D343F" w:rsidP="00DA7E7D">
            <w:pPr>
              <w:jc w:val="center"/>
              <w:rPr>
                <w:rFonts w:ascii="Times New Roman" w:eastAsia="Times New Roman" w:hAnsi="Times New Roman" w:cs="Times New Roman"/>
              </w:rPr>
            </w:pPr>
          </w:p>
        </w:tc>
      </w:tr>
      <w:tr w:rsidR="003D343F" w14:paraId="492265C1" w14:textId="77777777" w:rsidTr="007379BF">
        <w:tc>
          <w:tcPr>
            <w:tcW w:w="1742" w:type="dxa"/>
          </w:tcPr>
          <w:p w14:paraId="13F187BD" w14:textId="77777777" w:rsidR="003D343F" w:rsidRPr="00A6174F" w:rsidRDefault="003D343F" w:rsidP="00DA7E7D">
            <w:pPr>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1283" w:type="dxa"/>
          </w:tcPr>
          <w:p w14:paraId="33F11927" w14:textId="4076F1D2" w:rsidR="003D343F" w:rsidRPr="00A6174F" w:rsidRDefault="003D343F" w:rsidP="00DA7E7D">
            <w:pPr>
              <w:jc w:val="center"/>
              <w:rPr>
                <w:rFonts w:ascii="Times New Roman" w:eastAsia="Times New Roman" w:hAnsi="Times New Roman" w:cs="Times New Roman"/>
              </w:rPr>
            </w:pPr>
          </w:p>
        </w:tc>
        <w:tc>
          <w:tcPr>
            <w:tcW w:w="1796" w:type="dxa"/>
          </w:tcPr>
          <w:p w14:paraId="435ECF8D" w14:textId="77777777" w:rsidR="003D343F" w:rsidRPr="00A6174F" w:rsidRDefault="003D343F" w:rsidP="00DA7E7D">
            <w:pPr>
              <w:jc w:val="center"/>
              <w:rPr>
                <w:rFonts w:ascii="Times New Roman" w:eastAsia="Times New Roman" w:hAnsi="Times New Roman" w:cs="Times New Roman"/>
              </w:rPr>
            </w:pPr>
          </w:p>
        </w:tc>
        <w:tc>
          <w:tcPr>
            <w:tcW w:w="3679" w:type="dxa"/>
          </w:tcPr>
          <w:p w14:paraId="274D1AA8" w14:textId="77777777" w:rsidR="003D343F" w:rsidRPr="00A6174F" w:rsidRDefault="003D343F" w:rsidP="00DA7E7D">
            <w:pPr>
              <w:jc w:val="center"/>
              <w:rPr>
                <w:rFonts w:ascii="Times New Roman" w:eastAsia="Times New Roman" w:hAnsi="Times New Roman" w:cs="Times New Roman"/>
              </w:rPr>
            </w:pPr>
          </w:p>
        </w:tc>
        <w:tc>
          <w:tcPr>
            <w:tcW w:w="1418" w:type="dxa"/>
          </w:tcPr>
          <w:p w14:paraId="54046EFB" w14:textId="77777777" w:rsidR="003D343F" w:rsidRPr="00A6174F" w:rsidRDefault="003D343F" w:rsidP="00DA7E7D">
            <w:pPr>
              <w:jc w:val="center"/>
              <w:rPr>
                <w:rFonts w:ascii="Times New Roman" w:eastAsia="Times New Roman" w:hAnsi="Times New Roman" w:cs="Times New Roman"/>
              </w:rPr>
            </w:pPr>
          </w:p>
        </w:tc>
      </w:tr>
    </w:tbl>
    <w:p w14:paraId="47A67D65" w14:textId="77777777" w:rsidR="007A128D" w:rsidRPr="00375954" w:rsidRDefault="00DA7E7D">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59257530" w14:textId="77777777" w:rsidR="008710C3" w:rsidRDefault="00BE30D4">
      <w:pPr>
        <w:pStyle w:val="Ttulo1"/>
        <w:rPr>
          <w:rFonts w:ascii="Times New Roman" w:eastAsia="Times New Roman" w:hAnsi="Times New Roman" w:cs="Times New Roman"/>
        </w:rPr>
      </w:pPr>
      <w:bookmarkStart w:id="0" w:name="_Toc241023231"/>
      <w:r>
        <w:rPr>
          <w:rFonts w:ascii="Times New Roman" w:eastAsia="Times New Roman" w:hAnsi="Times New Roman" w:cs="Times New Roman"/>
        </w:rPr>
        <w:lastRenderedPageBreak/>
        <w:t>ESTADO DEL PROYECTO Y GUÍA DE ESTE DOCUMENTO</w:t>
      </w:r>
      <w:bookmarkEnd w:id="0"/>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069"/>
        <w:gridCol w:w="2425"/>
      </w:tblGrid>
      <w:tr w:rsidR="008710C3" w14:paraId="5E9152CF" w14:textId="77777777" w:rsidTr="00B917B4">
        <w:tc>
          <w:tcPr>
            <w:tcW w:w="6069" w:type="dxa"/>
            <w:shd w:val="clear" w:color="auto" w:fill="D9D9D9"/>
          </w:tcPr>
          <w:p w14:paraId="1205BEDA" w14:textId="77777777" w:rsidR="008710C3" w:rsidRDefault="00BE30D4">
            <w:pPr>
              <w:pStyle w:val="font-claude-response-body"/>
              <w:spacing w:before="40" w:after="40"/>
              <w:rPr>
                <w:b/>
                <w:bCs/>
              </w:rPr>
            </w:pPr>
            <w:r>
              <w:rPr>
                <w:b/>
                <w:bCs/>
              </w:rPr>
              <w:t>Grupo / Sección</w:t>
            </w:r>
          </w:p>
        </w:tc>
        <w:tc>
          <w:tcPr>
            <w:tcW w:w="2425" w:type="dxa"/>
            <w:shd w:val="clear" w:color="auto" w:fill="D9D9D9"/>
          </w:tcPr>
          <w:p w14:paraId="0177735C" w14:textId="77777777" w:rsidR="008710C3" w:rsidRDefault="00BE30D4">
            <w:pPr>
              <w:pStyle w:val="font-claude-response-body"/>
              <w:spacing w:before="40" w:after="40"/>
              <w:rPr>
                <w:b/>
                <w:bCs/>
              </w:rPr>
            </w:pPr>
            <w:r>
              <w:rPr>
                <w:b/>
                <w:bCs/>
              </w:rPr>
              <w:t>Estado</w:t>
            </w:r>
          </w:p>
        </w:tc>
      </w:tr>
      <w:tr w:rsidR="008710C3" w14:paraId="20F07FC6" w14:textId="77777777" w:rsidTr="00B917B4">
        <w:tc>
          <w:tcPr>
            <w:tcW w:w="6069" w:type="dxa"/>
          </w:tcPr>
          <w:p w14:paraId="561AFB2C" w14:textId="77777777" w:rsidR="008710C3" w:rsidRDefault="00BE30D4">
            <w:pPr>
              <w:pStyle w:val="font-claude-response-body"/>
              <w:spacing w:before="40" w:after="40"/>
            </w:pPr>
            <w:r>
              <w:t>G00. Descripción global del producto</w:t>
            </w:r>
          </w:p>
        </w:tc>
        <w:tc>
          <w:tcPr>
            <w:tcW w:w="2425" w:type="dxa"/>
          </w:tcPr>
          <w:p w14:paraId="6422AA6A" w14:textId="77777777" w:rsidR="008710C3" w:rsidRDefault="00BE30D4">
            <w:pPr>
              <w:pStyle w:val="font-claude-response-body"/>
              <w:spacing w:before="40" w:after="40"/>
            </w:pPr>
            <w:del w:id="2083" w:author="Claude" w:date="2026-10-05T00:00:00Z">
              <w:r>
                <w:rPr/>
                <w:delText xml:space="preserve">Pendiente</w:delText>
              </w:r>
            </w:del>
            <w:ins w:id="2084" w:author="Claude" w:date="2026-10-05T00:00:00Z">
              <w:r>
                <w:rPr/>
                <w:t xml:space="preserve">Completado (actualizado al 05/10/2026)</w:t>
              </w:r>
            </w:ins>
          </w:p>
        </w:tc>
      </w:tr>
      <w:tr w:rsidR="008710C3" w14:paraId="6B9A2F30" w14:textId="77777777" w:rsidTr="00B917B4">
        <w:tc>
          <w:tcPr>
            <w:tcW w:w="6069" w:type="dxa"/>
          </w:tcPr>
          <w:p w14:paraId="45628B8C" w14:textId="77777777" w:rsidR="008710C3" w:rsidRDefault="00BE30D4">
            <w:pPr>
              <w:pStyle w:val="font-claude-response-body"/>
              <w:spacing w:before="40" w:after="40"/>
            </w:pPr>
            <w:r>
              <w:t>N00. Procesos de negocio (N01, N02, N03)</w:t>
            </w:r>
          </w:p>
        </w:tc>
        <w:tc>
          <w:tcPr>
            <w:tcW w:w="2425" w:type="dxa"/>
          </w:tcPr>
          <w:p w14:paraId="709051AC" w14:textId="77777777" w:rsidR="008710C3" w:rsidRDefault="00BE30D4">
            <w:pPr>
              <w:pStyle w:val="font-claude-response-body"/>
              <w:spacing w:before="40" w:after="40"/>
            </w:pPr>
            <w:del w:id="2085" w:author="Claude" w:date="2026-10-05T00:00:00Z">
              <w:r>
                <w:rPr/>
                <w:delText xml:space="preserve">Pendiente</w:delText>
              </w:r>
            </w:del>
            <w:ins w:id="2086" w:author="Claude" w:date="2026-10-05T00:00:00Z">
              <w:r>
                <w:rPr/>
                <w:t xml:space="preserve">N01 y N02 implementados y probados (04/10/2026). N03 pendiente.</w:t>
              </w:r>
            </w:ins>
          </w:p>
        </w:tc>
      </w:tr>
      <w:tr w:rsidR="008710C3" w14:paraId="6B083BA1" w14:textId="77777777" w:rsidTr="00B917B4">
        <w:tc>
          <w:tcPr>
            <w:tcW w:w="6069" w:type="dxa"/>
          </w:tcPr>
          <w:p w14:paraId="15114072" w14:textId="77777777" w:rsidR="008710C3" w:rsidRDefault="00BE30D4">
            <w:pPr>
              <w:pStyle w:val="font-claude-response-body"/>
              <w:spacing w:before="40" w:after="40"/>
            </w:pPr>
            <w:r>
              <w:t>T00. Documentos de aspectos técnicos</w:t>
            </w:r>
          </w:p>
        </w:tc>
        <w:tc>
          <w:tcPr>
            <w:tcW w:w="2425" w:type="dxa"/>
          </w:tcPr>
          <w:p w14:paraId="51E22091" w14:textId="77777777" w:rsidR="008710C3" w:rsidRDefault="00BE30D4">
            <w:pPr>
              <w:pStyle w:val="font-claude-response-body"/>
              <w:spacing w:before="40" w:after="40"/>
            </w:pPr>
            <w:r>
              <w:t>Completado (ver desarrollo abajo)</w:t>
            </w:r>
          </w:p>
        </w:tc>
      </w:tr>
      <w:tr w:rsidR="008710C3" w14:paraId="087E0551" w14:textId="77777777" w:rsidTr="00B917B4">
        <w:tc>
          <w:tcPr>
            <w:tcW w:w="6069" w:type="dxa"/>
          </w:tcPr>
          <w:p w14:paraId="35E49157" w14:textId="77777777" w:rsidR="008710C3" w:rsidRDefault="00BE30D4">
            <w:pPr>
              <w:pStyle w:val="font-claude-response-body"/>
              <w:spacing w:before="40" w:after="40"/>
            </w:pPr>
            <w:r>
              <w:t>A00. Características y funcionalidades adicionales</w:t>
            </w:r>
          </w:p>
        </w:tc>
        <w:tc>
          <w:tcPr>
            <w:tcW w:w="2425" w:type="dxa"/>
          </w:tcPr>
          <w:p w14:paraId="1CA88834" w14:textId="77777777" w:rsidR="008710C3" w:rsidRDefault="00BE30D4">
            <w:pPr>
              <w:pStyle w:val="font-claude-response-body"/>
              <w:spacing w:before="40" w:after="40"/>
            </w:pPr>
            <w:del w:id="2087" w:author="Claude" w:date="2026-10-05T00:00:00Z">
              <w:r>
                <w:rPr/>
                <w:delText xml:space="preserve">Pendiente</w:delText>
              </w:r>
            </w:del>
            <w:ins w:id="2088" w:author="Claude" w:date="2026-10-05T00:00:00Z">
              <w:r>
                <w:rPr/>
                <w:t xml:space="preserve">A02 implementado (factura en PDF). Pendiente: instalador (A01).</w:t>
              </w:r>
            </w:ins>
          </w:p>
        </w:tc>
      </w:tr>
      <w:tr w:rsidR="008710C3" w14:paraId="76338F2D" w14:textId="77777777" w:rsidTr="00B917B4">
        <w:tc>
          <w:tcPr>
            <w:tcW w:w="6069" w:type="dxa"/>
          </w:tcPr>
          <w:p w14:paraId="659EA068" w14:textId="77777777" w:rsidR="008710C3" w:rsidRDefault="00BE30D4">
            <w:pPr>
              <w:pStyle w:val="font-claude-response-body"/>
              <w:spacing w:before="40" w:after="40"/>
            </w:pPr>
            <w:r>
              <w:t>D00. Documentación adicional</w:t>
            </w:r>
          </w:p>
        </w:tc>
        <w:tc>
          <w:tcPr>
            <w:tcW w:w="2425" w:type="dxa"/>
          </w:tcPr>
          <w:p w14:paraId="117CA787" w14:textId="77777777" w:rsidR="008710C3" w:rsidRDefault="00BE30D4">
            <w:pPr>
              <w:pStyle w:val="font-claude-response-body"/>
              <w:spacing w:before="40" w:after="40"/>
            </w:pPr>
            <w:r>
              <w:t>Pendiente</w:t>
            </w:r>
          </w:p>
        </w:tc>
      </w:tr>
    </w:tbl>
    <w:p w14:paraId="65123492" w14:textId="77777777" w:rsidR="008710C3" w:rsidRDefault="00BE30D4">
      <w:pPr>
        <w:pStyle w:val="Ttulo1"/>
        <w:rPr>
          <w:rFonts w:ascii="Times New Roman" w:eastAsia="Times New Roman" w:hAnsi="Times New Roman" w:cs="Times New Roman"/>
        </w:rPr>
      </w:pPr>
      <w:bookmarkStart w:id="1" w:name="_Toc241023232"/>
      <w:r>
        <w:rPr>
          <w:rFonts w:ascii="Times New Roman" w:eastAsia="Times New Roman" w:hAnsi="Times New Roman" w:cs="Times New Roman"/>
        </w:rPr>
        <w:t>G00. DESCRIPCIÓN GLOBAL DEL PRODUCTO</w:t>
      </w:r>
      <w:bookmarkEnd w:id="1"/>
    </w:p>
    <w:p w14:paraId="36BDA7E9" w14:textId="77777777" w:rsidR="008710C3" w:rsidRDefault="00BE30D4" w:rsidP="0060263A">
      <w:pPr>
        <w:pStyle w:val="Ttulo2"/>
      </w:pPr>
      <w:bookmarkStart w:id="2" w:name="_Toc241023233"/>
      <w:r>
        <w:t>G01. Propósito</w:t>
      </w:r>
      <w:bookmarkEnd w:id="2"/>
    </w:p>
    <w:p w14:paraId="2E1A8C34" w14:textId="70859248" w:rsidR="0060263A" w:rsidRPr="0060263A" w:rsidRDefault="0060263A" w:rsidP="0060263A">
      <w:pPr>
        <w:rPr>
          <w:rFonts w:cstheme="minorBidi"/>
        </w:rPr>
      </w:pPr>
      <w:r>
        <w:rPr>
          <w:rFonts w:cstheme="minorBidi"/>
        </w:rPr>
        <w:t>Automatizar la gestión operativa de un bar (ventas, stock y compras), eliminando el manejo manual con planillas sueltas. El objetivo central es resolver el problema de base: estandarizar las recetas de cada bebida (insumos y proporciones) para poder calcular el costo real de cada producto vendido, y así determinar con certeza qué productos dejan más margen, reemplazando las decisiones de promoción "a ojo" por un análisis de rentabilidad real basado en datos.</w:t>
      </w:r>
    </w:p>
    <w:p w14:paraId="24DF6632" w14:textId="404256F2" w:rsidR="008710C3" w:rsidRPr="0060263A" w:rsidRDefault="00BE30D4" w:rsidP="0060263A">
      <w:pPr>
        <w:pStyle w:val="Ttulo2"/>
      </w:pPr>
      <w:bookmarkStart w:id="3" w:name="_Toc241023234"/>
      <w:r>
        <w:t>G02. Descripción funcional del producto y alcance</w:t>
      </w:r>
      <w:bookmarkEnd w:id="3"/>
    </w:p>
    <w:p w14:paraId="7C55BACF" w14:textId="77777777" w:rsidR="009B5537" w:rsidRPr="00282B89" w:rsidRDefault="009B5537" w:rsidP="009B5537">
      <w:pPr>
        <w:rPr>
          <w:rFonts w:cstheme="minorBidi"/>
          <w:lang w:val="es-ES"/>
        </w:rPr>
      </w:pPr>
      <w:r>
        <w:rPr>
          <w:rFonts w:cstheme="minorBidi"/>
          <w:lang w:val="es-ES"/>
        </w:rPr>
        <w:t>El sistema está orientado a un bar, no a un restaurante. El menú se compone de bebidas (tragos, cerveza, vinos, gaseosas) y piqueos o entradas simples (papas, picadas, snacks), sin platos elaborados ni tiempos de preparación largos. Ambas categorías siguen el mismo esquema de negocio: todo producto tiene una receta de la casa (los insumos que lo componen y su proporción) y al menos un tamaño de venta habilitado (Medida, Vaso, Litro, Porción, etc.), cada uno con precio propio, no proporcional al tamaño. El stock de insumos, tanto de barra como de cocina, se maneja en dos magnitudes relacionadas: la unidad de compra o almacenamiento (blíster, barril, botella, paquete) y su equivalencia en la magnitud que corresponda (ml/litros para líquidos, gramos/kilos para sólidos); internamente el sistema descuenta esa magnitud en cada venta según la receta escalada al tamaño vendido.</w:t>
      </w:r>
    </w:p>
    <w:p w14:paraId="7FECA14A" w14:textId="77777777" w:rsidR="009B5537" w:rsidRPr="009B5537" w:rsidRDefault="009B5537" w:rsidP="009B5537">
      <w:pPr>
        <w:rPr>
          <w:lang w:val="es-ES"/>
        </w:rPr>
      </w:pPr>
    </w:p>
    <w:p w14:paraId="4788F142" w14:textId="31238AE0" w:rsidR="009B5537" w:rsidRPr="00282B89" w:rsidRDefault="009B5537" w:rsidP="009B5537">
      <w:pPr>
        <w:rPr>
          <w:rFonts w:cstheme="minorBidi"/>
          <w:lang w:val="es-ES"/>
        </w:rPr>
      </w:pPr>
      <w:r>
        <w:rPr>
          <w:rFonts w:cstheme="minorBidi"/>
          <w:lang w:val="es-ES"/>
        </w:rPr>
        <w:lastRenderedPageBreak/>
        <w:t>Independientemente de la categoría, la venta de cualquier producto pasa por el mismo circuito: el cliente pide y paga en caja, recibe un vale que certifica el pago, y ese vale habilita la preparación en el área correspondiente (Bartender para bebidas, Cocina para piqueos) antes de la entrega.</w:t>
      </w:r>
    </w:p>
    <w:p>
      <w:pPr>
        <w:rPr>
          <w:ins w:id="2089" w:author="Claude" w:date="2026-10-05T00:00:00Z"/>
        </w:rPr>
      </w:pPr>
      <w:ins w:id="2090" w:author="Claude" w:date="2026-10-05T00:00:00Z">
        <w:r>
          <w:rPr>
            <w:rFonts w:cstheme="minorBidi"/>
            <w:lang w:val="es-ES"/>
          </w:rPr>
          <w:t xml:space="preserve">El sistema también incluye la emisión de la Factura B a consumidor final, simulada y exportada a PDF; las consultas de ventas, vales y compras; un tablero en el menú principal con los pendientes de cada rol; la clasificación de cada insumo según su uso (bebidas, comidas o ambos), y el costo de los insumos calculado como promedio ponderado al recibir la mercadería.</w:t>
        </w:r>
      </w:ins>
    </w:p>
    <w:p w14:paraId="6B9C4D23" w14:textId="77777777" w:rsidR="009B5537" w:rsidRPr="00282B89" w:rsidRDefault="009B5537" w:rsidP="009B5537">
      <w:pPr>
        <w:rPr>
          <w:rFonts w:cstheme="minorBidi"/>
          <w:lang w:val="es-ES"/>
        </w:rPr>
      </w:pPr>
      <w:r>
        <w:rPr>
          <w:rFonts w:cstheme="minorBidi"/>
          <w:lang w:val="es-ES"/>
        </w:rPr>
        <w:t>Fuera de alcance: reservas, delivery, gestión de personal (sueldos, turnos, RRHH).</w:t>
      </w:r>
    </w:p>
    <w:p w14:paraId="391BB463" w14:textId="3B937BAE" w:rsidR="0060263A" w:rsidRPr="00282B89" w:rsidRDefault="009B5537" w:rsidP="009B5537">
      <w:pPr>
        <w:rPr>
          <w:rFonts w:cstheme="minorBidi"/>
          <w:lang w:val="es-ES"/>
        </w:rPr>
      </w:pPr>
      <w:r>
        <w:rPr>
          <w:rFonts w:cstheme="minorBidi"/>
          <w:lang w:val="es-ES"/>
        </w:rPr>
        <w:t>Para poder demostrar el análisis de rentabilidad sin depender de un bar real en producción, se van a cargar manualmente ventas ficticias pero realistas a modo de dato de prueba.</w:t>
      </w:r>
    </w:p>
    <w:p w14:paraId="296049C2" w14:textId="77777777" w:rsidR="008710C3" w:rsidRDefault="00BE30D4" w:rsidP="0060263A">
      <w:pPr>
        <w:pStyle w:val="Ttulo2"/>
      </w:pPr>
      <w:bookmarkStart w:id="4" w:name="_Toc241023235"/>
      <w:r>
        <w:t>G03. Planificación del proyecto</w:t>
      </w:r>
      <w:bookmarkEnd w:id="4"/>
    </w:p>
    <w:p w14:paraId="7BF254B3" w14:textId="0F650DF5" w:rsidR="009B5537" w:rsidRPr="009B5537" w:rsidRDefault="009B5537" w:rsidP="009B5537">
      <w:pPr>
        <w:rPr>
          <w:rFonts w:cstheme="minorBidi"/>
        </w:rPr>
      </w:pPr>
      <w:r>
        <w:rPr>
          <w:rFonts w:cstheme="minorBidi"/>
        </w:rPr>
        <w:t>Entrega 1: G00 completo más N01, Venta de productos, análisis y diseño.</w:t>
      </w:r>
    </w:p>
    <w:p w14:paraId="1AA84972" w14:textId="77777777" w:rsidR="009B5537" w:rsidRPr="009B5537" w:rsidRDefault="009B5537" w:rsidP="009B5537">
      <w:pPr>
        <w:rPr>
          <w:rFonts w:cstheme="minorBidi"/>
        </w:rPr>
      </w:pPr>
      <w:r>
        <w:rPr>
          <w:rFonts w:cstheme="minorBidi"/>
        </w:rPr>
        <w:t>Entrega 2: N01 implementación más N02, Reposición de stock y compras, análisis, diseño e implementación.</w:t>
      </w:r>
    </w:p>
    <w:p w14:paraId="3E9B5A7F" w14:textId="45165BFA" w:rsidR="0060263A" w:rsidRPr="0060263A" w:rsidRDefault="009B5537" w:rsidP="009B5537">
      <w:pPr>
        <w:rPr>
          <w:rFonts w:cstheme="minorBidi"/>
        </w:rPr>
      </w:pPr>
      <w:r>
        <w:rPr>
          <w:rFonts w:cstheme="minorBidi"/>
        </w:rPr>
        <w:t>Entrega 3: N03, Análisis de rentabilidad, más documentación adicional (A00/D00).</w:t>
      </w:r>
    </w:p>
    <w:p w14:paraId="6DFA56CA" w14:textId="77777777" w:rsidR="008710C3" w:rsidRDefault="00BE30D4" w:rsidP="0060263A">
      <w:pPr>
        <w:pStyle w:val="Ttulo2"/>
      </w:pPr>
      <w:bookmarkStart w:id="5" w:name="_Toc241023236"/>
      <w:r>
        <w:t>G04. Definiciones, acrónimos y abreviaciones</w:t>
      </w:r>
      <w:bookmarkEnd w:id="5"/>
    </w:p>
    <w:tbl>
      <w:tblPr>
        <w:tblStyle w:val="Tablaconcuadrcula"/>
        <w:tblW w:w="0" w:type="auto"/>
        <w:tblLook w:val="04A0" w:firstRow="1" w:lastRow="0" w:firstColumn="1" w:lastColumn="0" w:noHBand="0" w:noVBand="1"/>
      </w:tblPr>
      <w:tblGrid>
        <w:gridCol w:w="2727"/>
        <w:gridCol w:w="5767"/>
      </w:tblGrid>
      <w:tr w:rsidR="00DF679B" w:rsidRPr="00DF679B" w14:paraId="4E6ECEB6" w14:textId="77777777">
        <w:tc>
          <w:tcPr>
            <w:tcW w:w="0" w:type="auto"/>
          </w:tcPr>
          <w:p w14:paraId="7F64B60C" w14:textId="77777777" w:rsidR="00DF679B" w:rsidRPr="00883EBD" w:rsidRDefault="00DF679B" w:rsidP="00BE30D4">
            <w:pPr>
              <w:rPr>
                <w:rFonts w:cstheme="minorBidi"/>
                <w:b/>
                <w:bCs/>
              </w:rPr>
            </w:pPr>
            <w:r>
              <w:rPr>
                <w:rFonts w:cstheme="minorBidi"/>
                <w:b/>
                <w:bCs/>
              </w:rPr>
              <w:t xml:space="preserve">Palabra </w:t>
            </w:r>
          </w:p>
        </w:tc>
        <w:tc>
          <w:tcPr>
            <w:tcW w:w="0" w:type="auto"/>
          </w:tcPr>
          <w:p w14:paraId="55A8F93F" w14:textId="77777777" w:rsidR="00DF679B" w:rsidRPr="00883EBD" w:rsidRDefault="00DF679B" w:rsidP="00BE30D4">
            <w:pPr>
              <w:rPr>
                <w:rFonts w:cstheme="minorBidi"/>
                <w:b/>
                <w:bCs/>
              </w:rPr>
            </w:pPr>
            <w:r>
              <w:rPr>
                <w:rFonts w:cstheme="minorBidi"/>
                <w:b/>
                <w:bCs/>
              </w:rPr>
              <w:t xml:space="preserve"> Definición</w:t>
            </w:r>
          </w:p>
        </w:tc>
      </w:tr>
      <w:tr w:rsidR="00DF679B" w:rsidRPr="00DF679B" w14:paraId="360CF2CA" w14:textId="77777777">
        <w:tc>
          <w:tcPr>
            <w:tcW w:w="0" w:type="auto"/>
          </w:tcPr>
          <w:p w14:paraId="0BFCFA61" w14:textId="77777777" w:rsidR="00DF679B" w:rsidRPr="00883EBD" w:rsidRDefault="00DF679B" w:rsidP="00BE30D4">
            <w:pPr>
              <w:rPr>
                <w:rFonts w:cstheme="minorBidi"/>
                <w:b/>
                <w:bCs/>
              </w:rPr>
            </w:pPr>
            <w:r>
              <w:rPr>
                <w:rFonts w:cstheme="minorBidi"/>
                <w:b/>
                <w:bCs/>
              </w:rPr>
              <w:t xml:space="preserve">Insumo </w:t>
            </w:r>
          </w:p>
        </w:tc>
        <w:tc>
          <w:tcPr>
            <w:tcW w:w="0" w:type="auto"/>
          </w:tcPr>
          <w:p w14:paraId="031E220D" w14:textId="24B3463A" w:rsidR="00DF679B" w:rsidRPr="00DF679B" w:rsidRDefault="00DF679B" w:rsidP="00BE30D4">
            <w:pPr>
              <w:rPr>
                <w:rFonts w:cstheme="minorBidi"/>
              </w:rPr>
            </w:pPr>
            <w:r>
              <w:rPr>
                <w:rFonts w:cstheme="minorBidi"/>
              </w:rPr>
              <w:t>Materia prima que compone un producto (bebida o piqueo), ej. Fernet, Coca, papa.</w:t>
            </w:r>
          </w:p>
        </w:tc>
      </w:tr>
      <w:tr w:rsidR="00DF679B" w:rsidRPr="00DF679B" w14:paraId="4FB57899" w14:textId="77777777">
        <w:tc>
          <w:tcPr>
            <w:tcW w:w="0" w:type="auto"/>
          </w:tcPr>
          <w:p w14:paraId="29CAED5A" w14:textId="77777777" w:rsidR="00DF679B" w:rsidRPr="00883EBD" w:rsidRDefault="00DF679B" w:rsidP="00BE30D4">
            <w:pPr>
              <w:rPr>
                <w:rFonts w:cstheme="minorBidi"/>
                <w:b/>
                <w:bCs/>
              </w:rPr>
            </w:pPr>
            <w:r>
              <w:rPr>
                <w:rFonts w:cstheme="minorBidi"/>
                <w:b/>
                <w:bCs/>
              </w:rPr>
              <w:t xml:space="preserve">Receta </w:t>
            </w:r>
          </w:p>
        </w:tc>
        <w:tc>
          <w:tcPr>
            <w:tcW w:w="0" w:type="auto"/>
          </w:tcPr>
          <w:p w14:paraId="6900687D" w14:textId="0E8E7D22" w:rsidR="00DF679B" w:rsidRPr="00DF679B" w:rsidRDefault="00DF679B" w:rsidP="00BE30D4">
            <w:pPr>
              <w:rPr>
                <w:rFonts w:cstheme="minorBidi"/>
              </w:rPr>
            </w:pPr>
            <w:r>
              <w:rPr>
                <w:rFonts w:cstheme="minorBidi"/>
              </w:rPr>
              <w:t>Conjunto de insumos y su proporción para elaborar un producto, sea bebida o piqueo.</w:t>
            </w:r>
          </w:p>
        </w:tc>
      </w:tr>
      <w:tr w:rsidR="00DF679B" w:rsidRPr="00DF679B" w14:paraId="25206803" w14:textId="77777777">
        <w:tc>
          <w:tcPr>
            <w:tcW w:w="0" w:type="auto"/>
          </w:tcPr>
          <w:p w14:paraId="7FE062B7" w14:textId="77777777" w:rsidR="00DF679B" w:rsidRPr="00883EBD" w:rsidRDefault="00DF679B" w:rsidP="00BE30D4">
            <w:pPr>
              <w:rPr>
                <w:rFonts w:cstheme="minorBidi"/>
                <w:b/>
                <w:bCs/>
              </w:rPr>
            </w:pPr>
            <w:r>
              <w:rPr>
                <w:rFonts w:cstheme="minorBidi"/>
                <w:b/>
                <w:bCs/>
              </w:rPr>
              <w:t xml:space="preserve">Tamaño de venta </w:t>
            </w:r>
          </w:p>
        </w:tc>
        <w:tc>
          <w:tcPr>
            <w:tcW w:w="0" w:type="auto"/>
          </w:tcPr>
          <w:p w14:paraId="5E37FE37" w14:textId="0B6331AF" w:rsidR="00DF679B" w:rsidRPr="00DF679B" w:rsidRDefault="00DF679B" w:rsidP="00BE30D4">
            <w:pPr>
              <w:rPr>
                <w:rFonts w:cstheme="minorBidi"/>
              </w:rPr>
            </w:pPr>
            <w:r>
              <w:rPr>
                <w:rFonts w:cstheme="minorBidi"/>
              </w:rPr>
              <w:t>Presentación en la que se vende un producto (Medida, Vaso, Litro, Porción, etc.), con su equivalencia en la magnitud correspondiente.</w:t>
            </w:r>
          </w:p>
        </w:tc>
      </w:tr>
      <w:tr w:rsidR="00DF679B" w:rsidRPr="00DF679B" w14:paraId="45BBBC47" w14:textId="77777777">
        <w:tc>
          <w:tcPr>
            <w:tcW w:w="0" w:type="auto"/>
          </w:tcPr>
          <w:p w14:paraId="6743015F" w14:textId="3A2CE156" w:rsidR="00DF679B" w:rsidRPr="00883EBD" w:rsidRDefault="00DF679B" w:rsidP="00BE30D4">
            <w:pPr>
              <w:rPr>
                <w:rFonts w:cstheme="minorBidi"/>
                <w:b/>
                <w:bCs/>
              </w:rPr>
            </w:pPr>
            <w:r>
              <w:rPr>
                <w:rFonts w:cstheme="minorBidi"/>
                <w:b/>
                <w:bCs/>
              </w:rPr>
              <w:t xml:space="preserve">Vale/Ticket </w:t>
            </w:r>
          </w:p>
        </w:tc>
        <w:tc>
          <w:tcPr>
            <w:tcW w:w="0" w:type="auto"/>
          </w:tcPr>
          <w:p w14:paraId="109881E4" w14:textId="7775C01E" w:rsidR="00DF679B" w:rsidRPr="00DF679B" w:rsidRDefault="00DF679B" w:rsidP="00BE30D4">
            <w:pPr>
              <w:rPr>
                <w:rFonts w:cstheme="minorBidi"/>
              </w:rPr>
            </w:pPr>
            <w:r>
              <w:rPr>
                <w:rFonts w:cstheme="minorBidi"/>
              </w:rPr>
              <w:t xml:space="preserve">Comprobante que </w:t>
            </w:r>
            <w:del w:id="2091" w:author="Claude" w:date="2026-10-05T00:00:00Z">
              <w:r>
                <w:rPr>
                  <w:rFonts w:cstheme="minorBidi"/>
                </w:rPr>
                <w:delText xml:space="preserve">entrega el Cajero al cobrar, y que certifica el pago ante el área de preparación (Bartender o Cocina)</w:delText>
              </w:r>
            </w:del>
            <w:ins w:id="2092" w:author="Claude" w:date="2026-10-05T00:00:00Z">
              <w:r>
                <w:rPr>
                  <w:rFonts w:cstheme="minorBidi"/>
                </w:rPr>
                <w:t xml:space="preserve">se genera al cobrar toda venta y que el cliente presenta en la barra para retirar las bebidas</w:t>
              </w:r>
            </w:ins>
            <w:r>
              <w:rPr>
                <w:rFonts w:cstheme="minorBidi"/>
              </w:rPr>
              <w:t xml:space="preserve">.</w:t>
            </w:r>
          </w:p>
        </w:tc>
      </w:tr>
      <w:tr w:rsidR="00DF679B" w:rsidRPr="00DF679B" w14:paraId="1156E6C3" w14:textId="77777777">
        <w:tc>
          <w:tcPr>
            <w:tcW w:w="0" w:type="auto"/>
          </w:tcPr>
          <w:p w14:paraId="4E32CF53" w14:textId="77777777" w:rsidR="00DF679B" w:rsidRPr="00883EBD" w:rsidRDefault="00DF679B" w:rsidP="00BE30D4">
            <w:pPr>
              <w:rPr>
                <w:rFonts w:cstheme="minorBidi"/>
                <w:b/>
                <w:bCs/>
              </w:rPr>
            </w:pPr>
            <w:r>
              <w:rPr>
                <w:rFonts w:cstheme="minorBidi"/>
                <w:b/>
                <w:bCs/>
              </w:rPr>
              <w:t xml:space="preserve">Comanda </w:t>
            </w:r>
          </w:p>
        </w:tc>
        <w:tc>
          <w:tcPr>
            <w:tcW w:w="0" w:type="auto"/>
          </w:tcPr>
          <w:p w14:paraId="0E4893B3" w14:textId="7B582BEA" w:rsidR="00DF679B" w:rsidRPr="00DF679B" w:rsidRDefault="00DF679B" w:rsidP="00BE30D4">
            <w:pPr>
              <w:rPr>
                <w:rFonts w:cstheme="minorBidi"/>
              </w:rPr>
            </w:pPr>
            <w:del w:id="2093" w:author="Claude" w:date="2026-10-05T00:00:00Z">
              <w:r>
                <w:rPr>
                  <w:rFonts w:cstheme="minorBidi"/>
                </w:rPr>
                <w:delText xml:space="preserve">Detalle del pedido que el Cajero deriva a Cocina cuando incluye piqueos</w:delText>
              </w:r>
            </w:del>
            <w:ins w:id="2094" w:author="Claude" w:date="2026-10-05T00:00:00Z">
              <w:r>
                <w:rPr>
                  <w:rFonts w:cstheme="minorBidi"/>
                </w:rPr>
                <w:t xml:space="preserve">Pedido de piqueos que el sistema envía a la cocina cuando la venta los incluye</w:t>
              </w:r>
            </w:ins>
            <w:r>
              <w:rPr>
                <w:rFonts w:cstheme="minorBidi"/>
              </w:rPr>
              <w:t xml:space="preserve">.</w:t>
            </w:r>
          </w:p>
        </w:tc>
      </w:tr>
      <w:tr w:rsidR="00DF679B" w:rsidRPr="00DF679B" w14:paraId="3AEB74DF" w14:textId="77777777">
        <w:tc>
          <w:tcPr>
            <w:tcW w:w="0" w:type="auto"/>
          </w:tcPr>
          <w:p w14:paraId="4DDF8B2D" w14:textId="77777777" w:rsidR="00DF679B" w:rsidRPr="00883EBD" w:rsidRDefault="00DF679B" w:rsidP="00BE30D4">
            <w:pPr>
              <w:rPr>
                <w:rFonts w:cstheme="minorBidi"/>
                <w:b/>
                <w:bCs/>
              </w:rPr>
            </w:pPr>
            <w:r>
              <w:rPr>
                <w:rFonts w:cstheme="minorBidi"/>
                <w:b/>
                <w:bCs/>
              </w:rPr>
              <w:t xml:space="preserve">Volumen/Peso disponible </w:t>
            </w:r>
          </w:p>
        </w:tc>
        <w:tc>
          <w:tcPr>
            <w:tcW w:w="0" w:type="auto"/>
          </w:tcPr>
          <w:p w14:paraId="13EB0A01" w14:textId="0099BB4E" w:rsidR="00DF679B" w:rsidRPr="00DF679B" w:rsidRDefault="00DF679B" w:rsidP="00BE30D4">
            <w:pPr>
              <w:rPr>
                <w:rFonts w:cstheme="minorBidi"/>
              </w:rPr>
            </w:pPr>
            <w:r>
              <w:rPr>
                <w:rFonts w:cstheme="minorBidi"/>
              </w:rPr>
              <w:t>Stock de un insumo expresado en la magnitud que corresponda (ml/litros para líquidos, gramos/kilos para sólidos), no en unidades de compra.</w:t>
            </w:r>
          </w:p>
        </w:tc>
      </w:tr>
      <w:tr w:rsidR="00DF679B" w:rsidRPr="00DF679B" w14:paraId="360CF2CA" w14:textId="77777777">
        <w:trPr>
          <w:ins w:id="2099" w:author="Claude" w:date="2026-10-05T00:00:00Z"/>
        </w:trPr>
        <w:tc>
          <w:tcPr>
            <w:tcW w:w="0" w:type="auto"/>
          </w:tcPr>
          <w:p>
            <w:pPr>
              <w:rPr>
                <w:ins w:id="2095" w:author="Claude" w:date="2026-10-05T00:00:00Z"/>
              </w:rPr>
            </w:pPr>
            <w:ins w:id="2096" w:author="Claude" w:date="2026-10-05T00:00:00Z">
              <w:r>
                <w:rPr>
                  <w:rFonts w:cstheme="minorBidi"/>
                  <w:b/>
                  <w:bCs/>
                </w:rPr>
                <w:t xml:space="preserve">Aviso de stock bajo </w:t>
              </w:r>
            </w:ins>
          </w:p>
        </w:tc>
        <w:tc>
          <w:tcPr>
            <w:tcW w:w="0" w:type="auto"/>
          </w:tcPr>
          <w:p>
            <w:pPr>
              <w:rPr>
                <w:ins w:id="2097" w:author="Claude" w:date="2026-10-05T00:00:00Z"/>
              </w:rPr>
            </w:pPr>
            <w:ins w:id="2098" w:author="Claude" w:date="2026-10-05T00:00:00Z">
              <w:r>
                <w:rPr>
                  <w:rFonts w:cstheme="minorBidi"/>
                </w:rPr>
                <w:t xml:space="preserve">Alerta que genera el sistema cuando, después de una venta, un insumo queda por debajo de su umbral de reposición. La atiende el Encargado de Stock al generar una orden de compra.</w:t>
              </w:r>
            </w:ins>
          </w:p>
        </w:tc>
      </w:tr>
      <w:tr w:rsidR="00DF679B" w:rsidRPr="00DF679B" w14:paraId="360CF2CA" w14:textId="77777777">
        <w:trPr>
          <w:ins w:id="2104" w:author="Claude" w:date="2026-10-05T00:00:00Z"/>
        </w:trPr>
        <w:tc>
          <w:tcPr>
            <w:tcW w:w="0" w:type="auto"/>
          </w:tcPr>
          <w:p>
            <w:pPr>
              <w:rPr>
                <w:ins w:id="2100" w:author="Claude" w:date="2026-10-05T00:00:00Z"/>
              </w:rPr>
            </w:pPr>
            <w:ins w:id="2101" w:author="Claude" w:date="2026-10-05T00:00:00Z">
              <w:r>
                <w:rPr>
                  <w:rFonts w:cstheme="minorBidi"/>
                  <w:b/>
                  <w:bCs/>
                </w:rPr>
                <w:t xml:space="preserve">Unidad de compra </w:t>
              </w:r>
            </w:ins>
          </w:p>
        </w:tc>
        <w:tc>
          <w:tcPr>
            <w:tcW w:w="0" w:type="auto"/>
          </w:tcPr>
          <w:p>
            <w:pPr>
              <w:rPr>
                <w:ins w:id="2102" w:author="Claude" w:date="2026-10-05T00:00:00Z"/>
              </w:rPr>
            </w:pPr>
            <w:ins w:id="2103" w:author="Claude" w:date="2026-10-05T00:00:00Z">
              <w:r>
                <w:rPr>
                  <w:rFonts w:cstheme="minorBidi"/>
                </w:rPr>
                <w:t xml:space="preserve">Presentación en la que se compra un insumo al proveedor (botella, barril, paquete, blíster).</w:t>
              </w:r>
            </w:ins>
          </w:p>
        </w:tc>
      </w:tr>
      <w:tr w:rsidR="00DF679B" w:rsidRPr="00DF679B" w14:paraId="360CF2CA" w14:textId="77777777">
        <w:trPr>
          <w:ins w:id="2109" w:author="Claude" w:date="2026-10-05T00:00:00Z"/>
        </w:trPr>
        <w:tc>
          <w:tcPr>
            <w:tcW w:w="0" w:type="auto"/>
          </w:tcPr>
          <w:p>
            <w:pPr>
              <w:rPr>
                <w:ins w:id="2105" w:author="Claude" w:date="2026-10-05T00:00:00Z"/>
              </w:rPr>
            </w:pPr>
            <w:ins w:id="2106" w:author="Claude" w:date="2026-10-05T00:00:00Z">
              <w:r>
                <w:rPr>
                  <w:rFonts w:cstheme="minorBidi"/>
                  <w:b/>
                  <w:bCs/>
                </w:rPr>
                <w:t xml:space="preserve">Equivalencia </w:t>
              </w:r>
            </w:ins>
          </w:p>
        </w:tc>
        <w:tc>
          <w:tcPr>
            <w:tcW w:w="0" w:type="auto"/>
          </w:tcPr>
          <w:p>
            <w:pPr>
              <w:rPr>
                <w:ins w:id="2107" w:author="Claude" w:date="2026-10-05T00:00:00Z"/>
              </w:rPr>
            </w:pPr>
            <w:ins w:id="2108" w:author="Claude" w:date="2026-10-05T00:00:00Z">
              <w:r>
                <w:rPr>
                  <w:rFonts w:cstheme="minorBidi"/>
                </w:rPr>
                <w:t xml:space="preserve">Cantidad de la unidad de medida del insumo (ml, g o un) que contiene una unidad de compra; por ejemplo, una botella de 2250 ml.</w:t>
              </w:r>
            </w:ins>
          </w:p>
        </w:tc>
      </w:tr>
      <w:tr w:rsidR="00DF679B" w:rsidRPr="00DF679B" w14:paraId="360CF2CA" w14:textId="77777777">
        <w:trPr>
          <w:ins w:id="2114" w:author="Claude" w:date="2026-10-05T00:00:00Z"/>
        </w:trPr>
        <w:tc>
          <w:tcPr>
            <w:tcW w:w="0" w:type="auto"/>
          </w:tcPr>
          <w:p>
            <w:pPr>
              <w:rPr>
                <w:ins w:id="2110" w:author="Claude" w:date="2026-10-05T00:00:00Z"/>
              </w:rPr>
            </w:pPr>
            <w:ins w:id="2111" w:author="Claude" w:date="2026-10-05T00:00:00Z">
              <w:r>
                <w:rPr>
                  <w:rFonts w:cstheme="minorBidi"/>
                  <w:b/>
                  <w:bCs/>
                </w:rPr>
                <w:t xml:space="preserve">Orden de compra abierta </w:t>
              </w:r>
            </w:ins>
          </w:p>
        </w:tc>
        <w:tc>
          <w:tcPr>
            <w:tcW w:w="0" w:type="auto"/>
          </w:tcPr>
          <w:p>
            <w:pPr>
              <w:rPr>
                <w:ins w:id="2112" w:author="Claude" w:date="2026-10-05T00:00:00Z"/>
              </w:rPr>
            </w:pPr>
            <w:ins w:id="2113" w:author="Claude" w:date="2026-10-05T00:00:00Z">
              <w:r>
                <w:rPr>
                  <w:rFonts w:cstheme="minorBidi"/>
                </w:rPr>
                <w:t xml:space="preserve">Orden de compra que todavía no está Cerrada ni Pagada.</w:t>
              </w:r>
            </w:ins>
          </w:p>
        </w:tc>
      </w:tr>
      <w:tr w:rsidR="00DF679B" w:rsidRPr="00DF679B" w14:paraId="360CF2CA" w14:textId="77777777">
        <w:trPr>
          <w:ins w:id="2119" w:author="Claude" w:date="2026-10-05T00:00:00Z"/>
        </w:trPr>
        <w:tc>
          <w:tcPr>
            <w:tcW w:w="0" w:type="auto"/>
          </w:tcPr>
          <w:p>
            <w:pPr>
              <w:rPr>
                <w:ins w:id="2115" w:author="Claude" w:date="2026-10-05T00:00:00Z"/>
              </w:rPr>
            </w:pPr>
            <w:ins w:id="2116" w:author="Claude" w:date="2026-10-05T00:00:00Z">
              <w:r>
                <w:rPr>
                  <w:rFonts w:cstheme="minorBidi"/>
                  <w:b/>
                  <w:bCs/>
                </w:rPr>
                <w:t xml:space="preserve">Recepción parcial </w:t>
              </w:r>
            </w:ins>
          </w:p>
        </w:tc>
        <w:tc>
          <w:tcPr>
            <w:tcW w:w="0" w:type="auto"/>
          </w:tcPr>
          <w:p>
            <w:pPr>
              <w:rPr>
                <w:ins w:id="2117" w:author="Claude" w:date="2026-10-05T00:00:00Z"/>
              </w:rPr>
            </w:pPr>
            <w:ins w:id="2118" w:author="Claude" w:date="2026-10-05T00:00:00Z">
              <w:r>
                <w:rPr>
                  <w:rFonts w:cstheme="minorBidi"/>
                </w:rPr>
                <w:t xml:space="preserve">Recepción de mercadería que no completa la orden de compra; la orden queda "Recibida parcialmente" hasta recibir lo pendiente.</w:t>
              </w:r>
            </w:ins>
          </w:p>
        </w:tc>
      </w:tr>
      <w:tr w:rsidR="00DF679B" w:rsidRPr="00DF679B" w14:paraId="360CF2CA" w14:textId="77777777">
        <w:trPr>
          <w:ins w:id="2124" w:author="Claude" w:date="2026-10-05T00:00:00Z"/>
        </w:trPr>
        <w:tc>
          <w:tcPr>
            <w:tcW w:w="0" w:type="auto"/>
          </w:tcPr>
          <w:p>
            <w:pPr>
              <w:rPr>
                <w:ins w:id="2120" w:author="Claude" w:date="2026-10-05T00:00:00Z"/>
              </w:rPr>
            </w:pPr>
            <w:ins w:id="2121" w:author="Claude" w:date="2026-10-05T00:00:00Z">
              <w:r>
                <w:rPr>
                  <w:rFonts w:cstheme="minorBidi"/>
                  <w:b/>
                  <w:bCs/>
                </w:rPr>
                <w:t xml:space="preserve">Reclamo </w:t>
              </w:r>
            </w:ins>
          </w:p>
        </w:tc>
        <w:tc>
          <w:tcPr>
            <w:tcW w:w="0" w:type="auto"/>
          </w:tcPr>
          <w:p>
            <w:pPr>
              <w:rPr>
                <w:ins w:id="2122" w:author="Claude" w:date="2026-10-05T00:00:00Z"/>
              </w:rPr>
            </w:pPr>
            <w:ins w:id="2123" w:author="Claude" w:date="2026-10-05T00:00:00Z">
              <w:r>
                <w:rPr>
                  <w:rFonts w:cstheme="minorBidi"/>
                </w:rPr>
                <w:t xml:space="preserve">Registro de los insumos faltantes o dañados de una recepción parcial, que se le comunica al proveedor y se resuelve cuando la orden se cierra.</w:t>
              </w:r>
            </w:ins>
          </w:p>
        </w:tc>
      </w:tr>
      <w:tr w:rsidR="00DF679B" w:rsidRPr="00DF679B" w14:paraId="360CF2CA" w14:textId="77777777">
        <w:trPr>
          <w:ins w:id="2129" w:author="Claude" w:date="2026-10-05T00:00:00Z"/>
        </w:trPr>
        <w:tc>
          <w:tcPr>
            <w:tcW w:w="0" w:type="auto"/>
          </w:tcPr>
          <w:p>
            <w:pPr>
              <w:rPr>
                <w:ins w:id="2125" w:author="Claude" w:date="2026-10-05T00:00:00Z"/>
              </w:rPr>
            </w:pPr>
            <w:ins w:id="2126" w:author="Claude" w:date="2026-10-05T00:00:00Z">
              <w:r>
                <w:rPr>
                  <w:rFonts w:cstheme="minorBidi"/>
                  <w:b/>
                  <w:bCs/>
                </w:rPr>
                <w:t xml:space="preserve">Factura B / IVA contenido </w:t>
              </w:r>
            </w:ins>
          </w:p>
        </w:tc>
        <w:tc>
          <w:tcPr>
            <w:tcW w:w="0" w:type="auto"/>
          </w:tcPr>
          <w:p>
            <w:pPr>
              <w:rPr>
                <w:ins w:id="2127" w:author="Claude" w:date="2026-10-05T00:00:00Z"/>
              </w:rPr>
            </w:pPr>
            <w:ins w:id="2128" w:author="Claude" w:date="2026-10-05T00:00:00Z">
              <w:r>
                <w:rPr>
                  <w:rFonts w:cstheme="minorBidi"/>
                </w:rPr>
                <w:t xml:space="preserve">Comprobante a consumidor final que emite el sistema (simulado, sin conexión con ARCA). El IVA no se discrimina: se informa como "IVA contenido" dentro del total.</w:t>
              </w:r>
            </w:ins>
          </w:p>
        </w:tc>
      </w:tr>
      <w:tr w:rsidR="00DF679B" w:rsidRPr="00DF679B" w14:paraId="360CF2CA" w14:textId="77777777">
        <w:trPr>
          <w:ins w:id="2134" w:author="Claude" w:date="2026-10-05T00:00:00Z"/>
        </w:trPr>
        <w:tc>
          <w:tcPr>
            <w:tcW w:w="0" w:type="auto"/>
          </w:tcPr>
          <w:p>
            <w:pPr>
              <w:rPr>
                <w:ins w:id="2130" w:author="Claude" w:date="2026-10-05T00:00:00Z"/>
              </w:rPr>
            </w:pPr>
            <w:ins w:id="2131" w:author="Claude" w:date="2026-10-05T00:00:00Z">
              <w:r>
                <w:rPr>
                  <w:rFonts w:cstheme="minorBidi"/>
                  <w:b/>
                  <w:bCs/>
                </w:rPr>
                <w:t xml:space="preserve">Costo promedio ponderado </w:t>
              </w:r>
            </w:ins>
          </w:p>
        </w:tc>
        <w:tc>
          <w:tcPr>
            <w:tcW w:w="0" w:type="auto"/>
          </w:tcPr>
          <w:p>
            <w:pPr>
              <w:rPr>
                <w:ins w:id="2132" w:author="Claude" w:date="2026-10-05T00:00:00Z"/>
              </w:rPr>
            </w:pPr>
            <w:ins w:id="2133" w:author="Claude" w:date="2026-10-05T00:00:00Z">
              <w:r>
                <w:rPr>
                  <w:rFonts w:cstheme="minorBidi"/>
                </w:rPr>
                <w:t xml:space="preserve">Costo por unidad de compra que resulta de promediar el costo del stock existente y el de lo recibido, ponderado por las cantidades.</w:t>
              </w:r>
            </w:ins>
          </w:p>
        </w:tc>
      </w:tr>
      <w:tr w:rsidR="00DF679B" w:rsidRPr="00DF679B" w14:paraId="69027BF1" w14:textId="77777777">
        <w:tc>
          <w:tcPr>
            <w:tcW w:w="0" w:type="auto"/>
          </w:tcPr>
          <w:p w14:paraId="75EF64CD" w14:textId="77777777" w:rsidR="00DF679B" w:rsidRPr="00883EBD" w:rsidRDefault="00DF679B" w:rsidP="00BE30D4">
            <w:pPr>
              <w:rPr>
                <w:rFonts w:cstheme="minorBidi"/>
                <w:b/>
                <w:bCs/>
              </w:rPr>
            </w:pPr>
            <w:r>
              <w:rPr>
                <w:rFonts w:cstheme="minorBidi"/>
                <w:b/>
                <w:bCs/>
              </w:rPr>
              <w:t xml:space="preserve">Margen/Rentabilidad </w:t>
            </w:r>
          </w:p>
        </w:tc>
        <w:tc>
          <w:tcPr>
            <w:tcW w:w="0" w:type="auto"/>
          </w:tcPr>
          <w:p w14:paraId="7BFB0BD9" w14:textId="0C99DCF7" w:rsidR="00DF679B" w:rsidRPr="00DF679B" w:rsidRDefault="00DF679B" w:rsidP="00BE30D4">
            <w:pPr>
              <w:rPr>
                <w:rFonts w:cstheme="minorBidi"/>
              </w:rPr>
            </w:pPr>
            <w:r>
              <w:rPr>
                <w:rFonts w:cstheme="minorBidi"/>
              </w:rPr>
              <w:t>Diferencia entre precio de venta y costo real de insumos de una combinación producto y tamaño.</w:t>
            </w:r>
          </w:p>
        </w:tc>
      </w:tr>
      <w:tr w:rsidR="00DF679B" w:rsidRPr="00DF679B" w14:paraId="23E06BC5" w14:textId="77777777">
        <w:tc>
          <w:tcPr>
            <w:tcW w:w="0" w:type="auto"/>
          </w:tcPr>
          <w:p w14:paraId="1F59ACFC" w14:textId="77777777" w:rsidR="00DF679B" w:rsidRPr="00883EBD" w:rsidRDefault="00DF679B" w:rsidP="00BE30D4">
            <w:pPr>
              <w:rPr>
                <w:rFonts w:cstheme="minorBidi"/>
                <w:b/>
                <w:bCs/>
              </w:rPr>
            </w:pPr>
            <w:r>
              <w:rPr>
                <w:rFonts w:cstheme="minorBidi"/>
                <w:b/>
                <w:bCs/>
              </w:rPr>
              <w:t xml:space="preserve">DVH/DVV </w:t>
            </w:r>
          </w:p>
        </w:tc>
        <w:tc>
          <w:tcPr>
            <w:tcW w:w="0" w:type="auto"/>
          </w:tcPr>
          <w:p w14:paraId="4E4E109E" w14:textId="7F74F3BE" w:rsidR="00DF679B" w:rsidRPr="00DF679B" w:rsidRDefault="00DF679B" w:rsidP="00BE30D4">
            <w:pPr>
              <w:rPr>
                <w:rFonts w:cstheme="minorBidi"/>
              </w:rPr>
            </w:pPr>
            <w:r>
              <w:rPr>
                <w:rFonts w:cstheme="minorBidi"/>
              </w:rPr>
              <w:t>Dígito Verificador Horizontal/Vertical.</w:t>
            </w:r>
          </w:p>
        </w:tc>
      </w:tr>
    </w:tbl>
    <w:p w14:paraId="37E06FE1" w14:textId="77777777" w:rsidR="008710C3" w:rsidRDefault="00BE30D4" w:rsidP="0060263A">
      <w:pPr>
        <w:pStyle w:val="Ttulo2"/>
      </w:pPr>
      <w:bookmarkStart w:id="6" w:name="_Toc241023237"/>
      <w:r>
        <w:lastRenderedPageBreak/>
        <w:t>G05. Descripción de las personas participantes en el desarrollo del sistema de información y los usuarios (Roles)</w:t>
      </w:r>
      <w:bookmarkEnd w:id="6"/>
    </w:p>
    <w:tbl>
      <w:tblPr>
        <w:tblStyle w:val="Tablaconcuadrcula"/>
        <w:tblW w:w="10349" w:type="dxa"/>
        <w:tblInd w:w="-856" w:type="dxa"/>
        <w:tblLook w:val="04A0" w:firstRow="1" w:lastRow="0" w:firstColumn="1" w:lastColumn="0" w:noHBand="0" w:noVBand="1"/>
      </w:tblPr>
      <w:tblGrid>
        <w:gridCol w:w="2978"/>
        <w:gridCol w:w="2268"/>
        <w:gridCol w:w="5103"/>
      </w:tblGrid>
      <w:tr w:rsidR="00E812BE" w:rsidRPr="00E812BE" w14:paraId="5115D91D" w14:textId="77777777" w:rsidTr="00E812BE">
        <w:tc>
          <w:tcPr>
            <w:tcW w:w="2978" w:type="dxa"/>
          </w:tcPr>
          <w:p w14:paraId="27CA0EEF" w14:textId="77777777" w:rsidR="00E812BE" w:rsidRPr="00E812BE" w:rsidRDefault="00E812BE" w:rsidP="00BE30D4">
            <w:pPr>
              <w:rPr>
                <w:rFonts w:cstheme="minorBidi"/>
              </w:rPr>
            </w:pPr>
            <w:r>
              <w:rPr>
                <w:rFonts w:cstheme="minorBidi"/>
              </w:rPr>
              <w:t xml:space="preserve">Rol </w:t>
            </w:r>
          </w:p>
        </w:tc>
        <w:tc>
          <w:tcPr>
            <w:tcW w:w="2268" w:type="dxa"/>
          </w:tcPr>
          <w:p w14:paraId="0DAB9F40" w14:textId="77777777" w:rsidR="00E812BE" w:rsidRPr="00E812BE" w:rsidRDefault="00E812BE" w:rsidP="00BE30D4">
            <w:pPr>
              <w:rPr>
                <w:rFonts w:cstheme="minorBidi"/>
              </w:rPr>
            </w:pPr>
            <w:r>
              <w:rPr>
                <w:rFonts w:cstheme="minorBidi"/>
              </w:rPr>
              <w:t xml:space="preserve"> Nombre </w:t>
            </w:r>
          </w:p>
        </w:tc>
        <w:tc>
          <w:tcPr>
            <w:tcW w:w="5103" w:type="dxa"/>
          </w:tcPr>
          <w:p w14:paraId="0C09051D" w14:textId="77777777" w:rsidR="00E812BE" w:rsidRPr="00E812BE" w:rsidRDefault="00E812BE" w:rsidP="00BE30D4">
            <w:pPr>
              <w:rPr>
                <w:rFonts w:cstheme="minorBidi"/>
              </w:rPr>
            </w:pPr>
            <w:r>
              <w:rPr>
                <w:rFonts w:cstheme="minorBidi"/>
              </w:rPr>
              <w:t xml:space="preserve"> Descripción del rol</w:t>
            </w:r>
          </w:p>
        </w:tc>
      </w:tr>
      <w:tr w:rsidR="00E812BE" w:rsidRPr="00E812BE" w14:paraId="1F719DD4" w14:textId="77777777" w:rsidTr="00E812BE">
        <w:tc>
          <w:tcPr>
            <w:tcW w:w="2978" w:type="dxa"/>
          </w:tcPr>
          <w:p w14:paraId="432C2DA6" w14:textId="77777777" w:rsidR="00E812BE" w:rsidRPr="00E812BE" w:rsidRDefault="00E812BE" w:rsidP="00BE30D4">
            <w:pPr>
              <w:rPr>
                <w:rFonts w:cstheme="minorBidi"/>
              </w:rPr>
            </w:pPr>
            <w:del w:id="2135" w:author="Claude" w:date="2026-10-05T00:00:00Z">
              <w:r>
                <w:rPr>
                  <w:rFonts w:cstheme="minorBidi"/>
                </w:rPr>
                <w:delText xml:space="preserve">Cajero</w:delText>
              </w:r>
            </w:del>
            <w:ins w:id="2136" w:author="Claude" w:date="2026-10-05T00:00:00Z">
              <w:r>
                <w:rPr>
                  <w:rFonts w:cstheme="minorBidi"/>
                </w:rPr>
                <w:t xml:space="preserve">Vendedor</w:t>
              </w:r>
            </w:ins>
            <w:r>
              <w:rPr>
                <w:rFonts w:cstheme="minorBidi"/>
              </w:rPr>
              <w:t xml:space="preserve"> </w:t>
            </w:r>
          </w:p>
        </w:tc>
        <w:tc>
          <w:tcPr>
            <w:tcW w:w="2268" w:type="dxa"/>
          </w:tcPr>
          <w:p w14:paraId="10E00583" w14:textId="54C84D47" w:rsidR="00E812BE" w:rsidRPr="00E812BE" w:rsidRDefault="00E812BE" w:rsidP="00BE30D4">
            <w:pPr>
              <w:rPr>
                <w:rFonts w:cstheme="minorBidi"/>
              </w:rPr>
            </w:pPr>
            <w:r>
              <w:rPr>
                <w:rFonts w:cstheme="minorBidi"/>
              </w:rPr>
              <w:t xml:space="preserve"> Juan Uno </w:t>
            </w:r>
          </w:p>
        </w:tc>
        <w:tc>
          <w:tcPr>
            <w:tcW w:w="5103" w:type="dxa"/>
          </w:tcPr>
          <w:p w14:paraId="7D401BA6" w14:textId="77777777" w:rsidR="00E812BE" w:rsidRPr="00E812BE" w:rsidRDefault="00E812BE" w:rsidP="00BE30D4">
            <w:pPr>
              <w:rPr>
                <w:rFonts w:cstheme="minorBidi"/>
              </w:rPr>
            </w:pPr>
            <w:r>
              <w:rPr>
                <w:rFonts w:cstheme="minorBidi"/>
              </w:rPr>
              <w:t xml:space="preserve"> Recibe el pedido, cobra</w:t>
            </w:r>
            <w:del w:id="2137" w:author="Claude" w:date="2026-10-05T00:00:00Z">
              <w:r>
                <w:rPr>
                  <w:rFonts w:cstheme="minorBidi"/>
                </w:rPr>
                <w:delText xml:space="preserve">,</w:delText>
              </w:r>
            </w:del>
            <w:ins w:id="2138" w:author="Claude" w:date="2026-10-05T00:00:00Z">
              <w:r>
                <w:rPr>
                  <w:rFonts w:cstheme="minorBidi"/>
                </w:rPr>
                <w:t xml:space="preserve"> y</w:t>
              </w:r>
            </w:ins>
            <w:r>
              <w:rPr>
                <w:rFonts w:cstheme="minorBidi"/>
              </w:rPr>
              <w:t xml:space="preserve"> entrega el vale que certifica el pago; </w:t>
            </w:r>
            <w:del w:id="2139" w:author="Claude" w:date="2026-10-05T00:00:00Z">
              <w:r>
                <w:rPr>
                  <w:rFonts w:cstheme="minorBidi"/>
                </w:rPr>
                <w:delText xml:space="preserve">deriva a Cocina </w:delText>
              </w:r>
            </w:del>
            <w:r>
              <w:rPr>
                <w:rFonts w:cstheme="minorBidi"/>
              </w:rPr>
              <w:t xml:space="preserve">si el pedido incluye piqueos</w:t>
            </w:r>
            <w:del w:id="2140" w:author="Claude" w:date="2026-10-05T00:00:00Z">
              <w:r>
                <w:rPr>
                  <w:rFonts w:cstheme="minorBidi"/>
                </w:rPr>
                <w:delText xml:space="preserve">.</w:delText>
              </w:r>
            </w:del>
            <w:ins w:id="2141" w:author="Claude" w:date="2026-10-05T00:00:00Z">
              <w:r>
                <w:rPr>
                  <w:rFonts w:cstheme="minorBidi"/>
                </w:rPr>
                <w:t xml:space="preserve">, el sistema genera la comanda (N01). Permisos: Gestion Ventas, Consulta Ventas, Consulta Vales.</w:t>
              </w:r>
            </w:ins>
          </w:p>
        </w:tc>
      </w:tr>
      <w:tr w:rsidR="00E812BE" w:rsidRPr="00E812BE" w14:paraId="5207AAF3" w14:textId="77777777" w:rsidTr="00E812BE">
        <w:tc>
          <w:tcPr>
            <w:tcW w:w="2978" w:type="dxa"/>
          </w:tcPr>
          <w:p w14:paraId="64C07E7E" w14:textId="77777777" w:rsidR="00E812BE" w:rsidRPr="00E812BE" w:rsidRDefault="00E812BE" w:rsidP="00BE30D4">
            <w:pPr>
              <w:rPr>
                <w:rFonts w:cstheme="minorBidi"/>
              </w:rPr>
            </w:pPr>
            <w:r>
              <w:rPr>
                <w:rFonts w:cstheme="minorBidi"/>
              </w:rPr>
              <w:t xml:space="preserve">Bartender </w:t>
            </w:r>
          </w:p>
        </w:tc>
        <w:tc>
          <w:tcPr>
            <w:tcW w:w="2268" w:type="dxa"/>
          </w:tcPr>
          <w:p w14:paraId="47C1959E" w14:textId="07500443" w:rsidR="00E812BE" w:rsidRPr="00E812BE" w:rsidRDefault="00E812BE" w:rsidP="00BE30D4">
            <w:pPr>
              <w:rPr>
                <w:rFonts w:cstheme="minorBidi"/>
              </w:rPr>
            </w:pPr>
            <w:r>
              <w:rPr>
                <w:rFonts w:cstheme="minorBidi"/>
              </w:rPr>
              <w:t xml:space="preserve"> Juan Dos </w:t>
            </w:r>
          </w:p>
        </w:tc>
        <w:tc>
          <w:tcPr>
            <w:tcW w:w="5103" w:type="dxa"/>
          </w:tcPr>
          <w:p w14:paraId="6895B32D" w14:textId="77777777" w:rsidR="00E812BE" w:rsidRPr="00E812BE" w:rsidRDefault="00E812BE" w:rsidP="00BE30D4">
            <w:pPr>
              <w:rPr>
                <w:rFonts w:cstheme="minorBidi"/>
              </w:rPr>
            </w:pPr>
            <w:del w:id="2142" w:author="Claude" w:date="2026-10-05T00:00:00Z">
              <w:r>
                <w:rPr>
                  <w:rFonts w:cstheme="minorBidi"/>
                </w:rPr>
                <w:delText xml:space="preserve"> Recibe el vale, prepara las bebidas, reúne en la barra lo propio más lo que envía Cocina, y entrega el pedido completo (N01).</w:delText>
              </w:r>
            </w:del>
            <w:ins w:id="2143" w:author="Claude" w:date="2026-10-05T00:00:00Z">
              <w:r>
                <w:rPr>
                  <w:rFonts w:cstheme="minorBidi"/>
                </w:rPr>
                <w:t xml:space="preserve"> Recibe el vale y prepara y entrega las bebidas siguiendo la receta (N01). Permisos: Gestion Entregas, Gestion Recetas, Consulta Vales.</w:t>
              </w:r>
            </w:ins>
          </w:p>
        </w:tc>
      </w:tr>
      <w:tr w:rsidR="00E812BE" w:rsidRPr="00E812BE" w14:paraId="383DA9D2" w14:textId="77777777" w:rsidTr="00E812BE">
        <w:tc>
          <w:tcPr>
            <w:tcW w:w="2978" w:type="dxa"/>
          </w:tcPr>
          <w:p w14:paraId="0B3611CF" w14:textId="77777777" w:rsidR="00E812BE" w:rsidRPr="00E812BE" w:rsidRDefault="00E812BE" w:rsidP="00BE30D4">
            <w:pPr>
              <w:rPr>
                <w:rFonts w:cstheme="minorBidi"/>
              </w:rPr>
            </w:pPr>
            <w:del w:id="2144" w:author="Claude" w:date="2026-10-05T00:00:00Z">
              <w:r>
                <w:rPr>
                  <w:rFonts w:cstheme="minorBidi"/>
                </w:rPr>
                <w:delText xml:space="preserve">Cocina</w:delText>
              </w:r>
            </w:del>
            <w:ins w:id="2145" w:author="Claude" w:date="2026-10-05T00:00:00Z">
              <w:r>
                <w:rPr>
                  <w:rFonts w:cstheme="minorBidi"/>
                </w:rPr>
                <w:t xml:space="preserve">Cocinero</w:t>
              </w:r>
            </w:ins>
            <w:r>
              <w:rPr>
                <w:rFonts w:cstheme="minorBidi"/>
              </w:rPr>
              <w:t xml:space="preserve"> </w:t>
            </w:r>
          </w:p>
        </w:tc>
        <w:tc>
          <w:tcPr>
            <w:tcW w:w="2268" w:type="dxa"/>
          </w:tcPr>
          <w:p w14:paraId="3455EA65" w14:textId="44A9EE62" w:rsidR="00E812BE" w:rsidRPr="00E812BE" w:rsidRDefault="00E812BE" w:rsidP="00BE30D4">
            <w:pPr>
              <w:rPr>
                <w:rFonts w:cstheme="minorBidi"/>
              </w:rPr>
            </w:pPr>
            <w:r>
              <w:rPr>
                <w:rFonts w:cstheme="minorBidi"/>
              </w:rPr>
              <w:t xml:space="preserve"> Juan Tres </w:t>
            </w:r>
          </w:p>
        </w:tc>
        <w:tc>
          <w:tcPr>
            <w:tcW w:w="5103" w:type="dxa"/>
          </w:tcPr>
          <w:p w14:paraId="5F0E075F" w14:textId="77777777" w:rsidR="00E812BE" w:rsidRPr="00E812BE" w:rsidRDefault="00E812BE" w:rsidP="00BE30D4">
            <w:pPr>
              <w:rPr>
                <w:rFonts w:cstheme="minorBidi"/>
              </w:rPr>
            </w:pPr>
            <w:r>
              <w:rPr>
                <w:rFonts w:cstheme="minorBidi"/>
              </w:rPr>
              <w:t xml:space="preserve"> Prepara los piqueos </w:t>
            </w:r>
            <w:del w:id="2146" w:author="Claude" w:date="2026-10-05T00:00:00Z">
              <w:r>
                <w:rPr>
                  <w:rFonts w:cstheme="minorBidi"/>
                </w:rPr>
                <w:delText xml:space="preserve">o comida simple pedidos y los deja listos en la barra</w:delText>
              </w:r>
            </w:del>
            <w:ins w:id="2147" w:author="Claude" w:date="2026-10-05T00:00:00Z">
              <w:r>
                <w:rPr>
                  <w:rFonts w:cstheme="minorBidi"/>
                </w:rPr>
                <w:t xml:space="preserve">de la comanda y confirma su entrega</w:t>
              </w:r>
            </w:ins>
            <w:r>
              <w:rPr>
                <w:rFonts w:cstheme="minorBidi"/>
              </w:rPr>
              <w:t xml:space="preserve"> (N01).</w:t>
            </w:r>
            <w:ins w:id="2148" w:author="Claude" w:date="2026-10-05T00:00:00Z">
              <w:r>
                <w:rPr>
                  <w:rFonts w:cstheme="minorBidi"/>
                </w:rPr>
                <w:t xml:space="preserve"> Permisos: Gestion Comandas, Gestion Recetas.</w:t>
              </w:r>
            </w:ins>
          </w:p>
        </w:tc>
      </w:tr>
      <w:tr w:rsidR="00E812BE" w:rsidRPr="00E812BE" w14:paraId="0BCF4FE0" w14:textId="77777777" w:rsidTr="00E812BE">
        <w:tc>
          <w:tcPr>
            <w:tcW w:w="2978" w:type="dxa"/>
          </w:tcPr>
          <w:p w14:paraId="30A89CC1" w14:textId="77777777" w:rsidR="00E812BE" w:rsidRPr="00E812BE" w:rsidRDefault="00E812BE" w:rsidP="00BE30D4">
            <w:pPr>
              <w:rPr>
                <w:rFonts w:cstheme="minorBidi"/>
              </w:rPr>
            </w:pPr>
            <w:del w:id="2149" w:author="Claude" w:date="2026-10-05T00:00:00Z">
              <w:r>
                <w:rPr>
                  <w:rFonts w:cstheme="minorBidi"/>
                </w:rPr>
                <w:delText xml:space="preserve">Encargado/Administrador </w:delText>
              </w:r>
            </w:del>
            <w:ins w:id="2150" w:author="Claude" w:date="2026-10-05T00:00:00Z">
              <w:r>
                <w:rPr>
                  <w:rFonts w:cstheme="minorBidi"/>
                </w:rPr>
                <w:t xml:space="preserve">Encargado de Stock </w:t>
              </w:r>
            </w:ins>
          </w:p>
        </w:tc>
        <w:tc>
          <w:tcPr>
            <w:tcW w:w="2268" w:type="dxa"/>
          </w:tcPr>
          <w:p w14:paraId="4F926C2F" w14:textId="2BECDA8D" w:rsidR="00E812BE" w:rsidRPr="00E812BE" w:rsidRDefault="00E812BE" w:rsidP="00BE30D4">
            <w:pPr>
              <w:rPr>
                <w:rFonts w:cstheme="minorBidi"/>
              </w:rPr>
            </w:pPr>
            <w:r>
              <w:rPr>
                <w:rFonts w:cstheme="minorBidi"/>
              </w:rPr>
              <w:t xml:space="preserve"> Juan Cuatro </w:t>
            </w:r>
          </w:p>
        </w:tc>
        <w:tc>
          <w:tcPr>
            <w:tcW w:w="5103" w:type="dxa"/>
          </w:tcPr>
          <w:p w14:paraId="3F4D1945" w14:textId="77777777" w:rsidR="00E812BE" w:rsidRPr="00E812BE" w:rsidRDefault="00E812BE" w:rsidP="00BE30D4">
            <w:pPr>
              <w:rPr>
                <w:rFonts w:cstheme="minorBidi"/>
              </w:rPr>
            </w:pPr>
            <w:del w:id="2151" w:author="Claude" w:date="2026-10-05T00:00:00Z">
              <w:r>
                <w:rPr>
                  <w:rFonts w:cstheme="minorBidi"/>
                </w:rPr>
                <w:delText xml:space="preserve"> Carga recetas, insumos y precios; gestiona la reposición de stock (N02).</w:delText>
              </w:r>
            </w:del>
            <w:ins w:id="2152" w:author="Claude" w:date="2026-10-05T00:00:00Z">
              <w:r>
                <w:rPr>
                  <w:rFonts w:cstheme="minorBidi"/>
                </w:rPr>
                <w:t xml:space="preserve"> Gestiona insumos y proveedores, atiende los avisos de stock bajo, arma las órdenes de compra y registra la recepción de mercadería (N02). Permisos: Gestion Insumos, Ver Stock Bajo, Gestion Proveedores, Gestion Ordenes Compra, Registrar Recepcion, Consulta Compras.</w:t>
              </w:r>
            </w:ins>
          </w:p>
        </w:tc>
      </w:tr>
      <w:tr w:rsidR="00E812BE" w:rsidRPr="00E812BE" w14:paraId="0C3C9D2F" w14:textId="77777777" w:rsidTr="00E812BE">
        <w:tc>
          <w:tcPr>
            <w:tcW w:w="2978" w:type="dxa"/>
          </w:tcPr>
          <w:p w14:paraId="2B37F5C1" w14:textId="77777777" w:rsidR="00E812BE" w:rsidRPr="00E812BE" w:rsidRDefault="00E812BE" w:rsidP="00BE30D4">
            <w:pPr>
              <w:rPr>
                <w:rFonts w:cstheme="minorBidi"/>
              </w:rPr>
            </w:pPr>
            <w:r>
              <w:rPr>
                <w:rFonts w:cstheme="minorBidi"/>
              </w:rPr>
              <w:t xml:space="preserve">Dueño </w:t>
            </w:r>
          </w:p>
        </w:tc>
        <w:tc>
          <w:tcPr>
            <w:tcW w:w="2268" w:type="dxa"/>
          </w:tcPr>
          <w:p w14:paraId="1CDBBB7E" w14:textId="1D46E4F5" w:rsidR="00E812BE" w:rsidRPr="00E812BE" w:rsidRDefault="00E812BE" w:rsidP="00BE30D4">
            <w:pPr>
              <w:rPr>
                <w:rFonts w:cstheme="minorBidi"/>
              </w:rPr>
            </w:pPr>
            <w:r>
              <w:rPr>
                <w:rFonts w:cstheme="minorBidi"/>
              </w:rPr>
              <w:t xml:space="preserve"> Juan Cinco </w:t>
            </w:r>
          </w:p>
        </w:tc>
        <w:tc>
          <w:tcPr>
            <w:tcW w:w="5103" w:type="dxa"/>
          </w:tcPr>
          <w:p w14:paraId="34B4841A" w14:textId="77777777" w:rsidR="00E812BE" w:rsidRPr="00E812BE" w:rsidRDefault="00E812BE" w:rsidP="00BE30D4">
            <w:pPr>
              <w:rPr>
                <w:rFonts w:cstheme="minorBidi"/>
              </w:rPr>
            </w:pPr>
            <w:del w:id="2153" w:author="Claude" w:date="2026-10-05T00:00:00Z">
              <w:r>
                <w:rPr>
                  <w:rFonts w:cstheme="minorBidi"/>
                </w:rPr>
                <w:delText xml:space="preserve"> Consulta el análisis de rentabilidad y decide promociones (N03).</w:delText>
              </w:r>
            </w:del>
            <w:ins w:id="2154" w:author="Claude" w:date="2026-10-05T00:00:00Z">
              <w:r>
                <w:rPr>
                  <w:rFonts w:cstheme="minorBidi"/>
                </w:rPr>
                <w:t xml:space="preserve"> Gestiona los productos, aprueba las órdenes de compra, registra los pagos a proveedores y consulta ventas, vales y compras (N01 y N02); consulta el análisis de rentabilidad y decide promociones (N03). Permisos: Gestion Productos, Gestion Insumos, Gestion Recetas, Consulta Ventas, Consulta Vales, Ver Stock Bajo, Aprobar Ordenes Compra, Registrar Pagos, Consulta Compras, Control Cambios.</w:t>
              </w:r>
            </w:ins>
          </w:p>
        </w:tc>
      </w:tr>
      <w:tr w:rsidR="00E812BE" w:rsidRPr="00E812BE" w14:paraId="0C3C9D2F" w14:textId="77777777" w:rsidTr="00E812BE">
        <w:trPr>
          <w:ins w:id="2161" w:author="Claude" w:date="2026-10-05T00:00:00Z"/>
        </w:trPr>
        <w:tc>
          <w:tcPr>
            <w:tcW w:w="2978" w:type="dxa"/>
          </w:tcPr>
          <w:p>
            <w:pPr>
              <w:rPr>
                <w:ins w:id="2155" w:author="Claude" w:date="2026-10-05T00:00:00Z"/>
              </w:rPr>
            </w:pPr>
            <w:ins w:id="2156" w:author="Claude" w:date="2026-10-05T00:00:00Z">
              <w:r>
                <w:rPr>
                  <w:rFonts w:cstheme="minorBidi"/>
                </w:rPr>
                <w:t xml:space="preserve"> Administrador </w:t>
              </w:r>
            </w:ins>
          </w:p>
        </w:tc>
        <w:tc>
          <w:tcPr>
            <w:tcW w:w="2268" w:type="dxa"/>
          </w:tcPr>
          <w:p>
            <w:pPr>
              <w:rPr>
                <w:ins w:id="2157" w:author="Claude" w:date="2026-10-05T00:00:00Z"/>
              </w:rPr>
            </w:pPr>
            <w:ins w:id="2158" w:author="Claude" w:date="2026-10-05T00:00:00Z">
              <w:r>
                <w:rPr>
                  <w:rFonts w:cstheme="minorBidi"/>
                </w:rPr>
                <w:t xml:space="preserve"> Juan Seis </w:t>
              </w:r>
            </w:ins>
          </w:p>
        </w:tc>
        <w:tc>
          <w:tcPr>
            <w:tcW w:w="5103" w:type="dxa"/>
          </w:tcPr>
          <w:p>
            <w:pPr>
              <w:rPr>
                <w:ins w:id="2159" w:author="Claude" w:date="2026-10-05T00:00:00Z"/>
              </w:rPr>
            </w:pPr>
            <w:ins w:id="2160" w:author="Claude" w:date="2026-10-05T00:00:00Z">
              <w:r>
                <w:rPr>
                  <w:rFonts w:cstheme="minorBidi"/>
                </w:rPr>
                <w:t xml:space="preserve"> Administra el sistema: usuarios, roles y permisos, idiomas, backup, bitácora, control de cambios y dígitos verificadores. Permisos: Gestion Usuarios, Adm Roles y Permisos, Gestion Idiomas, BackUp, Auditoria, Control Cambios, Recalcular DV.</w:t>
              </w:r>
            </w:ins>
          </w:p>
        </w:tc>
      </w:tr>
      <w:tr w:rsidR="00E812BE" w:rsidRPr="00E812BE" w14:paraId="62B04F93" w14:textId="77777777" w:rsidTr="00E812BE">
        <w:tc>
          <w:tcPr>
            <w:tcW w:w="2978" w:type="dxa"/>
          </w:tcPr>
          <w:p w14:paraId="4ACF2699" w14:textId="1B59363C" w:rsidR="00E812BE" w:rsidRPr="00E812BE" w:rsidRDefault="00E812BE" w:rsidP="00BE30D4">
            <w:pPr>
              <w:rPr>
                <w:rFonts w:cstheme="minorBidi"/>
              </w:rPr>
            </w:pPr>
            <w:r>
              <w:rPr>
                <w:rFonts w:cstheme="minorBidi"/>
              </w:rPr>
              <w:t>Desarrollador</w:t>
            </w:r>
          </w:p>
        </w:tc>
        <w:tc>
          <w:tcPr>
            <w:tcW w:w="2268" w:type="dxa"/>
          </w:tcPr>
          <w:p w14:paraId="08089FEA" w14:textId="07242438" w:rsidR="00E812BE" w:rsidRPr="00E812BE" w:rsidRDefault="00E812BE" w:rsidP="00BE30D4">
            <w:pPr>
              <w:rPr>
                <w:rFonts w:cstheme="minorBidi"/>
              </w:rPr>
            </w:pPr>
            <w:r>
              <w:rPr>
                <w:rFonts w:cstheme="minorBidi"/>
              </w:rPr>
              <w:t>Sebastian Fernandez</w:t>
            </w:r>
          </w:p>
        </w:tc>
        <w:tc>
          <w:tcPr>
            <w:tcW w:w="5103" w:type="dxa"/>
          </w:tcPr>
          <w:p w14:paraId="4DEB9B44" w14:textId="3C24D89E" w:rsidR="00E812BE" w:rsidRPr="00E812BE" w:rsidRDefault="00E812BE" w:rsidP="00E812BE">
            <w:pPr>
              <w:rPr>
                <w:rFonts w:cstheme="minorBidi"/>
              </w:rPr>
            </w:pPr>
            <w:r>
              <w:rPr>
                <w:rFonts w:cstheme="minorBidi"/>
              </w:rPr>
              <w:t>Diseña, implementa y prueba el sistema; traduce los procesos de negocio relevados en clases, pantallas y consultas concretas, y documenta la parte técnica.</w:t>
            </w:r>
          </w:p>
        </w:tc>
      </w:tr>
    </w:tbl>
    <w:p>
      <w:pPr>
        <w:rPr>
          <w:ins w:id="2162" w:author="Claude" w:date="2026-10-05T00:00:00Z"/>
        </w:rPr>
      </w:pPr>
      <w:ins w:id="2163" w:author="Claude" w:date="2026-10-05T00:00:00Z">
        <w:r>
          <w:rPr>
            <w:rFonts w:cstheme="minorBidi"/>
          </w:rPr>
          <w:t xml:space="preserve">Para las pruebas hay un usuario cargado por cada rol. Las credenciales no se incluyen en este documento.</w:t>
        </w:r>
      </w:ins>
    </w:p>
    <w:p w14:paraId="3830E52D" w14:textId="77777777" w:rsidR="008710C3" w:rsidRDefault="00BE30D4" w:rsidP="0060263A">
      <w:pPr>
        <w:pStyle w:val="Ttulo2"/>
      </w:pPr>
      <w:bookmarkStart w:id="7" w:name="_Toc241023238"/>
      <w:r>
        <w:t>G06. Otros requisitos del producto y documentación</w:t>
      </w:r>
      <w:bookmarkEnd w:id="7"/>
    </w:p>
    <w:p w14:paraId="1B392CE9" w14:textId="6864AE1D" w:rsidR="0060263A" w:rsidRPr="0060263A" w:rsidRDefault="00E812BE" w:rsidP="0060263A">
      <w:pPr>
        <w:rPr>
          <w:rFonts w:cstheme="minorBidi"/>
        </w:rPr>
      </w:pPr>
      <w:r>
        <w:rPr>
          <w:rFonts w:cstheme="minorBidi"/>
        </w:rPr>
        <w:t xml:space="preserve">Requisitos de sistema: Windows Forms, C# .NET Framework 4.8, SQL Server. Documentación: manual de usuario, ayuda en línea y guías de instalación (a completar en Entrega 3).</w:t>
      </w:r>
    </w:p>
    <w:p w14:paraId="46D4D267" w14:textId="77777777" w:rsidR="008710C3" w:rsidRDefault="00BE30D4" w:rsidP="0060263A">
      <w:pPr>
        <w:pStyle w:val="Ttulo2"/>
      </w:pPr>
      <w:bookmarkStart w:id="8" w:name="_Toc241023239"/>
      <w:r>
        <w:t>G07. Diagrama de clases de todos los módulos implementados</w:t>
      </w:r>
      <w:bookmarkEnd w:id="8"/>
    </w:p>
    <w:p w14:paraId="028391B2" w14:textId="58114FB8" w:rsidR="0060263A" w:rsidRDefault="0001239A" w:rsidP="0060263A">
      <w:pPr>
        <w:rPr>
          <w:rFonts w:cstheme="minorBidi"/>
          <w:b/>
          <w:bCs/>
        </w:rPr>
      </w:pPr>
      <w:r>
        <w:rPr>
          <w:rFonts w:cstheme="minorBidi"/>
          <w:b/>
          <w:bCs/>
        </w:rPr>
        <w:t>BE</w:t>
      </w:r>
    </w:p>
    <w:p w14:paraId="5A9102A9" w14:textId="6BC8CB61" w:rsidR="0001239A" w:rsidRDefault="0001239A" w:rsidP="0060263A">
      <w:pPr>
        <w:rPr>
          <w:rFonts w:cstheme="minorBidi"/>
          <w:b/>
          <w:bCs/>
        </w:rPr>
      </w:pPr>
      <w:r>
        <w:rPr>
          <w:noProof/>
        </w:rPr>
        <w:lastRenderedPageBreak/>
        <w:drawing>
          <wp:inline distT="0" distB="0" distL="0" distR="0" wp14:anchorId="112F4020" wp14:editId="56B197DB">
            <wp:extent cx="5400040" cy="3481070"/>
            <wp:effectExtent l="0" t="0" r="0" b="5080"/>
            <wp:docPr id="102206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63707" name=""/>
                    <pic:cNvPicPr/>
                  </pic:nvPicPr>
                  <pic:blipFill>
                    <a:blip r:embed="rId10"/>
                    <a:stretch>
                      <a:fillRect/>
                    </a:stretch>
                  </pic:blipFill>
                  <pic:spPr>
                    <a:xfrm>
                      <a:off x="0" y="0"/>
                      <a:ext cx="5400040" cy="3481070"/>
                    </a:xfrm>
                    <a:prstGeom prst="rect">
                      <a:avLst/>
                    </a:prstGeom>
                  </pic:spPr>
                </pic:pic>
              </a:graphicData>
            </a:graphic>
          </wp:inline>
        </w:drawing>
      </w:r>
    </w:p>
    <w:p w14:paraId="1989C286" w14:textId="388329D5" w:rsidR="0001239A" w:rsidRDefault="0001239A" w:rsidP="0060263A">
      <w:pPr>
        <w:rPr>
          <w:rFonts w:cstheme="minorBidi"/>
          <w:b/>
          <w:bCs/>
        </w:rPr>
      </w:pPr>
      <w:r>
        <w:rPr>
          <w:rFonts w:cstheme="minorBidi"/>
          <w:b/>
          <w:bCs/>
        </w:rPr>
        <w:t>BLL:</w:t>
      </w:r>
    </w:p>
    <w:p w14:paraId="6B1BF4E9" w14:textId="24C1730D" w:rsidR="0001239A" w:rsidRDefault="0001239A" w:rsidP="0060263A">
      <w:pPr>
        <w:rPr>
          <w:rFonts w:cstheme="minorBidi"/>
          <w:b/>
          <w:bCs/>
        </w:rPr>
      </w:pPr>
      <w:r>
        <w:rPr>
          <w:noProof/>
        </w:rPr>
        <w:drawing>
          <wp:inline distT="0" distB="0" distL="0" distR="0" wp14:anchorId="2C6788A0" wp14:editId="2337A43A">
            <wp:extent cx="5400040" cy="2437130"/>
            <wp:effectExtent l="0" t="0" r="0" b="1270"/>
            <wp:docPr id="903239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39165" name=""/>
                    <pic:cNvPicPr/>
                  </pic:nvPicPr>
                  <pic:blipFill>
                    <a:blip r:embed="rId11"/>
                    <a:stretch>
                      <a:fillRect/>
                    </a:stretch>
                  </pic:blipFill>
                  <pic:spPr>
                    <a:xfrm>
                      <a:off x="0" y="0"/>
                      <a:ext cx="5400040" cy="2437130"/>
                    </a:xfrm>
                    <a:prstGeom prst="rect">
                      <a:avLst/>
                    </a:prstGeom>
                  </pic:spPr>
                </pic:pic>
              </a:graphicData>
            </a:graphic>
          </wp:inline>
        </w:drawing>
      </w:r>
    </w:p>
    <w:p w14:paraId="3709D2F2" w14:textId="29A55263" w:rsidR="0001239A" w:rsidRDefault="0001239A" w:rsidP="0060263A">
      <w:pPr>
        <w:rPr>
          <w:rFonts w:cstheme="minorBidi"/>
          <w:b/>
          <w:bCs/>
        </w:rPr>
      </w:pPr>
      <w:r>
        <w:rPr>
          <w:rFonts w:cstheme="minorBidi"/>
          <w:b/>
          <w:bCs/>
        </w:rPr>
        <w:t>DAL:</w:t>
      </w:r>
    </w:p>
    <w:p w14:paraId="7BF0C382" w14:textId="2490CDD4" w:rsidR="0001239A" w:rsidRDefault="0001239A" w:rsidP="0060263A">
      <w:pPr>
        <w:rPr>
          <w:rFonts w:cstheme="minorBidi"/>
          <w:b/>
          <w:bCs/>
        </w:rPr>
      </w:pPr>
      <w:r>
        <w:rPr>
          <w:noProof/>
        </w:rPr>
        <w:lastRenderedPageBreak/>
        <w:drawing>
          <wp:inline distT="0" distB="0" distL="0" distR="0" wp14:anchorId="62350C50" wp14:editId="0C0C905E">
            <wp:extent cx="5400040" cy="3615690"/>
            <wp:effectExtent l="0" t="0" r="0" b="3810"/>
            <wp:docPr id="727016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16724" name=""/>
                    <pic:cNvPicPr/>
                  </pic:nvPicPr>
                  <pic:blipFill>
                    <a:blip r:embed="rId12"/>
                    <a:stretch>
                      <a:fillRect/>
                    </a:stretch>
                  </pic:blipFill>
                  <pic:spPr>
                    <a:xfrm>
                      <a:off x="0" y="0"/>
                      <a:ext cx="5400040" cy="3615690"/>
                    </a:xfrm>
                    <a:prstGeom prst="rect">
                      <a:avLst/>
                    </a:prstGeom>
                  </pic:spPr>
                </pic:pic>
              </a:graphicData>
            </a:graphic>
          </wp:inline>
        </w:drawing>
      </w:r>
    </w:p>
    <w:p w14:paraId="5D03D3A2" w14:textId="77777777" w:rsidR="0001239A" w:rsidRDefault="0001239A" w:rsidP="0060263A">
      <w:pPr>
        <w:rPr>
          <w:rFonts w:cstheme="minorBidi"/>
          <w:b/>
          <w:bCs/>
        </w:rPr>
      </w:pPr>
    </w:p>
    <w:p w14:paraId="5C7C3595" w14:textId="77777777" w:rsidR="0001239A" w:rsidRPr="0001239A" w:rsidRDefault="0001239A" w:rsidP="0060263A">
      <w:pPr>
        <w:rPr>
          <w:rFonts w:cstheme="minorBidi"/>
          <w:b/>
          <w:bCs/>
        </w:rPr>
      </w:pPr>
    </w:p>
    <w:p w14:paraId="6D989833" w14:textId="77777777" w:rsidR="008710C3" w:rsidRDefault="00BE30D4" w:rsidP="0060263A">
      <w:pPr>
        <w:pStyle w:val="Ttulo2"/>
      </w:pPr>
      <w:bookmarkStart w:id="9" w:name="_Toc241023240"/>
      <w:r>
        <w:lastRenderedPageBreak/>
        <w:t>G08. Modelo de datos de todos los módulos implementados</w:t>
      </w:r>
      <w:bookmarkEnd w:id="9"/>
    </w:p>
    <w:p w14:paraId="24427834" w14:textId="2A0F80AC" w:rsidR="0060263A" w:rsidRPr="0060263A" w:rsidRDefault="008024D3" w:rsidP="0060263A">
      <w:pPr>
        <w:rPr>
          <w:rFonts w:cstheme="minorBidi"/>
        </w:rPr>
      </w:pPr>
      <w:r>
        <w:rPr>
          <w:noProof/>
        </w:rPr>
        <w:drawing>
          <wp:inline distT="0" distB="0" distL="0" distR="0" wp14:anchorId="2FC7FEAF" wp14:editId="612EFBE9">
            <wp:extent cx="5400040" cy="3157855"/>
            <wp:effectExtent l="0" t="0" r="0" b="4445"/>
            <wp:docPr id="144830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0110" name=""/>
                    <pic:cNvPicPr/>
                  </pic:nvPicPr>
                  <pic:blipFill>
                    <a:blip r:embed="rId13"/>
                    <a:stretch>
                      <a:fillRect/>
                    </a:stretch>
                  </pic:blipFill>
                  <pic:spPr>
                    <a:xfrm>
                      <a:off x="0" y="0"/>
                      <a:ext cx="5400040" cy="3157855"/>
                    </a:xfrm>
                    <a:prstGeom prst="rect">
                      <a:avLst/>
                    </a:prstGeom>
                  </pic:spPr>
                </pic:pic>
              </a:graphicData>
            </a:graphic>
          </wp:inline>
        </w:drawing>
      </w:r>
    </w:p>
    <w:p w14:paraId="1213D41E" w14:textId="77777777" w:rsidR="008710C3" w:rsidRDefault="00BE30D4">
      <w:pPr>
        <w:pStyle w:val="Ttulo1"/>
        <w:rPr>
          <w:rFonts w:ascii="Times New Roman" w:eastAsia="Times New Roman" w:hAnsi="Times New Roman" w:cs="Times New Roman"/>
        </w:rPr>
      </w:pPr>
      <w:bookmarkStart w:id="10" w:name="_Toc241023241"/>
      <w:r>
        <w:rPr>
          <w:rFonts w:ascii="Times New Roman" w:eastAsia="Times New Roman" w:hAnsi="Times New Roman" w:cs="Times New Roman"/>
        </w:rPr>
        <w:t>N00. PROCESOS DE NEGOCIO</w:t>
      </w:r>
      <w:bookmarkEnd w:id="10"/>
    </w:p>
    <w:p w14:paraId="25CCC696" w14:textId="64C7CA92" w:rsidR="008710C3" w:rsidRDefault="00BE30D4">
      <w:pPr>
        <w:pStyle w:val="Ttulo2"/>
        <w:rPr>
          <w:rFonts w:ascii="Times New Roman" w:eastAsia="Times New Roman" w:hAnsi="Times New Roman" w:cs="Times New Roman"/>
        </w:rPr>
      </w:pPr>
      <w:bookmarkStart w:id="11" w:name="_Toc241023242"/>
      <w:r>
        <w:rPr>
          <w:rFonts w:ascii="Times New Roman" w:eastAsia="Times New Roman" w:hAnsi="Times New Roman" w:cs="Times New Roman"/>
        </w:rPr>
        <w:t xml:space="preserve">N01. Proceso de negocio 1: Venta de productos</w:t>
      </w:r>
      <w:bookmarkEnd w:id="11"/>
    </w:p>
    <w:p w14:paraId="4625023C" w14:textId="6371B5F6" w:rsidR="0033688C" w:rsidRPr="0033688C" w:rsidRDefault="0033688C" w:rsidP="0033688C">
      <w:pPr>
        <w:rPr>
          <w:rFonts w:cstheme="minorBidi"/>
        </w:rPr>
      </w:pPr>
      <w:r>
        <w:rPr>
          <w:rFonts w:cstheme="minorBidi"/>
        </w:rPr>
        <w:t>El proceso cubre la venta de productos del bar (bebidas y piqueos) desde que el cliente hace su pedido hasta que lo recibe. El Cajero cobra y emite un vale que certifica el pago; en paralelo, Cocina prepara los piqueos pedidos y el Bartender prepara las bebidas siguiendo la receta estándar de la casa, verificando que alcance el insumo disponible. El Bartender reúne ambas partes y entrega el pedido completo al cliente. Este proceso es la fuente primaria de información de consumo de insumos e ingresos, que después alimenta la reposición de stock (N02) y el análisis de rentabilidad (N03).</w:t>
      </w:r>
    </w:p>
    <w:p w14:paraId="4ADE0E3E" w14:textId="0A465A56" w:rsidR="008710C3" w:rsidRDefault="00BE30D4">
      <w:pPr>
        <w:pStyle w:val="Ttulo3"/>
        <w:numPr>
          <w:ilvl w:val="0"/>
          <w:numId w:val="17"/>
        </w:numPr>
        <w:rPr>
          <w:rFonts w:ascii="Times New Roman" w:eastAsia="Times New Roman" w:hAnsi="Times New Roman" w:cs="Times New Roman"/>
        </w:rPr>
      </w:pPr>
      <w:bookmarkStart w:id="12" w:name="_Toc241023243"/>
      <w:r>
        <w:rPr>
          <w:rFonts w:ascii="Times New Roman" w:eastAsia="Times New Roman" w:hAnsi="Times New Roman" w:cs="Times New Roman"/>
        </w:rPr>
        <w:t>Identificación de roles intervinientes</w:t>
      </w:r>
      <w:bookmarkEnd w:id="12"/>
    </w:p>
    <w:p w14:paraId="63696CB1" w14:textId="778BA86E" w:rsidR="00097640" w:rsidRPr="00097640" w:rsidRDefault="00097640" w:rsidP="00097640">
      <w:pPr>
        <w:rPr>
          <w:rFonts w:cstheme="minorBidi"/>
        </w:rPr>
      </w:pPr>
      <w:r>
        <w:rPr>
          <w:rFonts w:cstheme="minorBidi"/>
          <w:b/>
          <w:bCs/>
        </w:rPr>
        <w:t>Cliente</w:t>
      </w:r>
      <w:r>
        <w:rPr>
          <w:rFonts w:cstheme="minorBidi"/>
        </w:rPr>
        <w:t>: revisa la carta, elige los productos (trago y/o piqueo), pide y paga en caja, lleva el vale a la barra.</w:t>
      </w:r>
    </w:p>
    <w:p w14:paraId="4ABF791B" w14:textId="43C970AF" w:rsidR="00097640" w:rsidRPr="00097640" w:rsidRDefault="00097640" w:rsidP="00097640">
      <w:pPr>
        <w:rPr>
          <w:rFonts w:cstheme="minorBidi"/>
        </w:rPr>
      </w:pPr>
      <w:del w:id="2060" w:author="Claude" w:date="2026-10-05T00:00:00Z">
        <w:r>
          <w:rPr>
            <w:rFonts w:cstheme="minorBidi"/>
            <w:b/>
            <w:bCs/>
          </w:rPr>
          <w:delText xml:space="preserve">Cajero</w:delText>
        </w:r>
      </w:del>
      <w:ins w:id="2061" w:author="Claude" w:date="2026-10-05T00:00:00Z">
        <w:r>
          <w:rPr>
            <w:rFonts w:cstheme="minorBidi"/>
            <w:b/>
            <w:bCs/>
          </w:rPr>
          <w:t xml:space="preserve">Vendedor</w:t>
        </w:r>
      </w:ins>
      <w:ins w:id="2062" w:author="Claude" w:date="2026-10-05T00:00:00Z">
        <w:r>
          <w:rPr>
            <w:rFonts w:cstheme="minorBidi"/>
          </w:rPr>
          <w:t xml:space="preserve"> (Cajero)</w:t>
        </w:r>
      </w:ins>
      <w:r>
        <w:rPr>
          <w:rFonts w:cstheme="minorBidi"/>
        </w:rPr>
        <w:t xml:space="preserve">: recibe el pedido completo, cobra</w:t>
      </w:r>
      <w:del w:id="2063" w:author="Claude" w:date="2026-10-05T00:00:00Z">
        <w:r>
          <w:rPr>
            <w:rFonts w:cstheme="minorBidi"/>
          </w:rPr>
          <w:delText xml:space="preserve">,</w:delText>
        </w:r>
      </w:del>
      <w:ins w:id="2064" w:author="Claude" w:date="2026-10-05T00:00:00Z">
        <w:r>
          <w:rPr>
            <w:rFonts w:cstheme="minorBidi"/>
          </w:rPr>
          <w:t xml:space="preserve"> y</w:t>
        </w:r>
      </w:ins>
      <w:r>
        <w:rPr>
          <w:rFonts w:cstheme="minorBidi"/>
        </w:rPr>
        <w:t xml:space="preserve"> entrega el vale</w:t>
      </w:r>
      <w:del w:id="2065" w:author="Claude" w:date="2026-10-05T00:00:00Z">
        <w:r>
          <w:rPr>
            <w:rFonts w:cstheme="minorBidi"/>
          </w:rPr>
          <w:delText xml:space="preserve">/ticket</w:delText>
        </w:r>
      </w:del>
      <w:r>
        <w:rPr>
          <w:rFonts w:cstheme="minorBidi"/>
        </w:rPr>
        <w:t xml:space="preserve">; si el pedido incluye piqueos, </w:t>
      </w:r>
      <w:del w:id="2066" w:author="Claude" w:date="2026-10-05T00:00:00Z">
        <w:r>
          <w:rPr>
            <w:rFonts w:cstheme="minorBidi"/>
          </w:rPr>
          <w:delText xml:space="preserve">lo deriva a Cocina mediante una comanda.</w:delText>
        </w:r>
      </w:del>
      <w:ins w:id="2067" w:author="Claude" w:date="2026-10-05T00:00:00Z">
        <w:r>
          <w:rPr>
            <w:rFonts w:cstheme="minorBidi"/>
          </w:rPr>
          <w:t xml:space="preserve">el sistema genera la comanda para el Cocinero. Emite la factura.</w:t>
        </w:r>
      </w:ins>
    </w:p>
    <w:p w14:paraId="483C4998" w14:textId="21F4B2A2" w:rsidR="00097640" w:rsidRPr="00097640" w:rsidRDefault="00097640" w:rsidP="00097640">
      <w:pPr>
        <w:rPr>
          <w:rFonts w:cstheme="minorBidi"/>
        </w:rPr>
      </w:pPr>
      <w:r>
        <w:rPr>
          <w:rFonts w:cstheme="minorBidi"/>
          <w:b/>
          <w:bCs/>
        </w:rPr>
        <w:t xml:space="preserve">Bartender</w:t>
      </w:r>
      <w:r>
        <w:rPr>
          <w:rFonts w:cstheme="minorBidi"/>
        </w:rPr>
        <w:t xml:space="preserve">: recibe el vale, prepara </w:t>
      </w:r>
      <w:del w:id="2068" w:author="Claude" w:date="2026-10-05T00:00:00Z">
        <w:r>
          <w:rPr>
            <w:rFonts w:cstheme="minorBidi"/>
          </w:rPr>
          <w:delText xml:space="preserve">la bebida (si corresponde), reúne en la barra lo propio más lo que envía Cocina, y entrega el pedido completo</w:delText>
        </w:r>
      </w:del>
      <w:ins w:id="2069" w:author="Claude" w:date="2026-10-05T00:00:00Z">
        <w:r>
          <w:rPr>
            <w:rFonts w:cstheme="minorBidi"/>
          </w:rPr>
          <w:t xml:space="preserve">las bebidas siguiendo la receta escalada al tamaño vendido y las entrega</w:t>
        </w:r>
      </w:ins>
      <w:r>
        <w:rPr>
          <w:rFonts w:cstheme="minorBidi"/>
        </w:rPr>
        <w:t xml:space="preserve"> al cliente.</w:t>
      </w:r>
      <w:ins w:id="2070" w:author="Claude" w:date="2026-10-05T00:00:00Z">
        <w:r>
          <w:rPr>
            <w:rFonts w:cstheme="minorBidi"/>
          </w:rPr>
          <w:t xml:space="preserve"> Carga y modifica las recetas.</w:t>
        </w:r>
      </w:ins>
    </w:p>
    <w:p w14:paraId="62F27383" w14:textId="4BE028E8" w:rsidR="00097640" w:rsidRPr="00097640" w:rsidRDefault="00097640" w:rsidP="00097640">
      <w:pPr>
        <w:rPr>
          <w:rFonts w:cstheme="minorBidi"/>
        </w:rPr>
      </w:pPr>
      <w:del w:id="2071" w:author="Claude" w:date="2026-10-05T00:00:00Z">
        <w:r>
          <w:rPr>
            <w:rFonts w:cstheme="minorBidi"/>
            <w:b/>
            <w:bCs/>
          </w:rPr>
          <w:delText xml:space="preserve">Cocina</w:delText>
        </w:r>
      </w:del>
      <w:ins w:id="2072" w:author="Claude" w:date="2026-10-05T00:00:00Z">
        <w:r>
          <w:rPr>
            <w:rFonts w:cstheme="minorBidi"/>
            <w:b/>
            <w:bCs/>
          </w:rPr>
          <w:t xml:space="preserve">Cocinero</w:t>
        </w:r>
      </w:ins>
      <w:ins w:id="2073" w:author="Claude" w:date="2026-10-05T00:00:00Z">
        <w:r>
          <w:rPr>
            <w:rFonts w:cstheme="minorBidi"/>
          </w:rPr>
          <w:t xml:space="preserve"> (Cocina)</w:t>
        </w:r>
      </w:ins>
      <w:r>
        <w:rPr>
          <w:rFonts w:cstheme="minorBidi"/>
        </w:rPr>
        <w:t xml:space="preserve">: prepara los piqueos </w:t>
      </w:r>
      <w:del w:id="2074" w:author="Claude" w:date="2026-10-05T00:00:00Z">
        <w:r>
          <w:rPr>
            <w:rFonts w:cstheme="minorBidi"/>
          </w:rPr>
          <w:delText xml:space="preserve">o comida simple </w:delText>
        </w:r>
      </w:del>
      <w:r>
        <w:rPr>
          <w:rFonts w:cstheme="minorBidi"/>
        </w:rPr>
        <w:t xml:space="preserve">pedidos según la comanda</w:t>
      </w:r>
      <w:del w:id="2075" w:author="Claude" w:date="2026-10-05T00:00:00Z">
        <w:r>
          <w:rPr>
            <w:rFonts w:cstheme="minorBidi"/>
          </w:rPr>
          <w:delText xml:space="preserve"> y los deja listos en la barra.</w:delText>
        </w:r>
      </w:del>
      <w:ins w:id="2076" w:author="Claude" w:date="2026-10-05T00:00:00Z">
        <w:r>
          <w:rPr>
            <w:rFonts w:cstheme="minorBidi"/>
          </w:rPr>
          <w:t xml:space="preserve">, los entrega y confirma la entrega en el sistema. Carga y modifica las recetas.</w:t>
        </w:r>
      </w:ins>
    </w:p>
    <w:p>
      <w:pPr>
        <w:rPr>
          <w:ins w:id="2077" w:author="Claude" w:date="2026-10-05T00:00:00Z"/>
        </w:rPr>
      </w:pPr>
      <w:ins w:id="2078" w:author="Claude" w:date="2026-10-05T00:00:00Z">
        <w:r>
          <w:rPr>
            <w:rFonts w:cstheme="minorBidi"/>
            <w:b/>
            <w:bCs/>
          </w:rPr>
          <w:t xml:space="preserve">Encargado de Stock</w:t>
        </w:r>
        <w:r>
          <w:rPr>
            <w:rFonts w:cstheme="minorBidi"/>
          </w:rPr>
          <w:t xml:space="preserve">: gestiona los insumos (CU023 a CU025) y atiende los avisos de stock bajo que genera la venta (N02).</w:t>
        </w:r>
      </w:ins>
    </w:p>
    <w:p>
      <w:pPr>
        <w:rPr>
          <w:ins w:id="2079" w:author="Claude" w:date="2026-10-05T00:00:00Z"/>
        </w:rPr>
      </w:pPr>
      <w:ins w:id="2080" w:author="Claude" w:date="2026-10-05T00:00:00Z">
        <w:r>
          <w:rPr>
            <w:rFonts w:cstheme="minorBidi"/>
            <w:b/>
            <w:bCs/>
          </w:rPr>
          <w:t xml:space="preserve">Dueño</w:t>
        </w:r>
        <w:r>
          <w:rPr>
            <w:rFonts w:cstheme="minorBidi"/>
          </w:rPr>
          <w:t xml:space="preserve">: gestiona los productos con sus tamaños y precios (CU006 a CU008), los insumos y las recetas, y consulta las ventas y los vales.</w:t>
        </w:r>
      </w:ins>
    </w:p>
    <w:p w14:paraId="64892656" w14:textId="3A0A49D7" w:rsidR="008710C3" w:rsidRDefault="00B77F9B">
      <w:pPr>
        <w:pStyle w:val="Ttulo3"/>
        <w:rPr>
          <w:rFonts w:ascii="Times New Roman" w:eastAsia="Times New Roman" w:hAnsi="Times New Roman" w:cs="Times New Roman"/>
        </w:rPr>
      </w:pPr>
      <w:bookmarkStart w:id="13" w:name="_Toc241023244"/>
      <w:r>
        <w:rPr>
          <w:rFonts w:ascii="Times New Roman" w:eastAsia="Times New Roman" w:hAnsi="Times New Roman" w:cs="Times New Roman"/>
        </w:rPr>
        <w:t>B. Diagrama de actividad</w:t>
      </w:r>
      <w:bookmarkEnd w:id="13"/>
    </w:p>
    <w:p w14:paraId="255A1FBD" w14:textId="69612E2D" w:rsidR="00097640" w:rsidRPr="00275819" w:rsidRDefault="00275819" w:rsidP="00097640">
      <w:pPr>
        <w:rPr>
          <w:rFonts w:cstheme="minorBidi"/>
        </w:rPr>
      </w:pPr>
      <w:r>
        <w:rPr>
          <w:noProof/>
        </w:rPr>
        <w:drawing>
          <wp:inline distT="0" distB="0" distL="0" distR="0" wp14:anchorId="50356DF5" wp14:editId="08020203">
            <wp:extent cx="5400040" cy="5679440"/>
            <wp:effectExtent l="0" t="0" r="0" b="0"/>
            <wp:docPr id="240778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78262" name=""/>
                    <pic:cNvPicPr/>
                  </pic:nvPicPr>
                  <pic:blipFill>
                    <a:blip r:embed="rId14"/>
                    <a:stretch>
                      <a:fillRect/>
                    </a:stretch>
                  </pic:blipFill>
                  <pic:spPr>
                    <a:xfrm>
                      <a:off x="0" y="0"/>
                      <a:ext cx="5400040" cy="5679440"/>
                    </a:xfrm>
                    <a:prstGeom prst="rect">
                      <a:avLst/>
                    </a:prstGeom>
                  </pic:spPr>
                </pic:pic>
              </a:graphicData>
            </a:graphic>
          </wp:inline>
        </w:drawing>
      </w:r>
    </w:p>
    <w:p w14:paraId="7C90A4DA" w14:textId="49C9EDB6" w:rsidR="008710C3" w:rsidRDefault="00B77F9B">
      <w:pPr>
        <w:pStyle w:val="Ttulo3"/>
        <w:rPr>
          <w:rFonts w:ascii="Times New Roman" w:eastAsia="Times New Roman" w:hAnsi="Times New Roman" w:cs="Times New Roman"/>
        </w:rPr>
      </w:pPr>
      <w:bookmarkStart w:id="14" w:name="_Toc241023245"/>
      <w:r>
        <w:rPr>
          <w:rFonts w:ascii="Times New Roman" w:eastAsia="Times New Roman" w:hAnsi="Times New Roman" w:cs="Times New Roman"/>
        </w:rPr>
        <w:lastRenderedPageBreak/>
        <w:t>C. Modelo conceptual</w:t>
      </w:r>
      <w:bookmarkEnd w:id="14"/>
    </w:p>
    <w:p w14:paraId="620BAAAD" w14:textId="4B9D041A" w:rsidR="00DB7919" w:rsidRDefault="00DB7919" w:rsidP="00097640">
      <w:pPr>
        <w:rPr>
          <w:rFonts w:cstheme="minorBidi"/>
        </w:rPr>
      </w:pPr>
      <w:r>
        <w:rPr>
          <w:noProof/>
        </w:rPr>
        <w:drawing>
          <wp:inline distT="0" distB="0" distL="0" distR="0" wp14:anchorId="61B32472" wp14:editId="688F5BB6">
            <wp:extent cx="5400040" cy="3175000"/>
            <wp:effectExtent l="0" t="0" r="0" b="6350"/>
            <wp:docPr id="31387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76367" name=""/>
                    <pic:cNvPicPr/>
                  </pic:nvPicPr>
                  <pic:blipFill>
                    <a:blip r:embed="rId15"/>
                    <a:stretch>
                      <a:fillRect/>
                    </a:stretch>
                  </pic:blipFill>
                  <pic:spPr>
                    <a:xfrm>
                      <a:off x="0" y="0"/>
                      <a:ext cx="5400040" cy="3175000"/>
                    </a:xfrm>
                    <a:prstGeom prst="rect">
                      <a:avLst/>
                    </a:prstGeom>
                  </pic:spPr>
                </pic:pic>
              </a:graphicData>
            </a:graphic>
          </wp:inline>
        </w:drawing>
      </w:r>
    </w:p>
    <w:p w14:paraId="786AF4A6" w14:textId="14FB3139" w:rsidR="00097640" w:rsidRDefault="00097640" w:rsidP="00097640">
      <w:pPr>
        <w:rPr>
          <w:rFonts w:cstheme="minorBidi"/>
        </w:rPr>
      </w:pPr>
    </w:p>
    <w:p w14:paraId="613EDC8B" w14:textId="77777777" w:rsidR="008A0B5D" w:rsidRDefault="008A0B5D" w:rsidP="00097640">
      <w:pPr>
        <w:rPr>
          <w:rFonts w:cstheme="minorBidi"/>
        </w:rPr>
      </w:pPr>
    </w:p>
    <w:p w14:paraId="30DAD26F" w14:textId="77777777" w:rsidR="008A0B5D" w:rsidRDefault="008A0B5D" w:rsidP="00097640">
      <w:pPr>
        <w:rPr>
          <w:rFonts w:cstheme="minorBidi"/>
        </w:rPr>
      </w:pPr>
    </w:p>
    <w:p w14:paraId="113925BF" w14:textId="77777777" w:rsidR="008A0B5D" w:rsidRDefault="008A0B5D" w:rsidP="00097640">
      <w:pPr>
        <w:rPr>
          <w:rFonts w:cstheme="minorBidi"/>
        </w:rPr>
      </w:pPr>
    </w:p>
    <w:p w14:paraId="4967BFFB" w14:textId="77777777" w:rsidR="008A0B5D" w:rsidRDefault="008A0B5D" w:rsidP="00097640">
      <w:pPr>
        <w:rPr>
          <w:rFonts w:cstheme="minorBidi"/>
        </w:rPr>
      </w:pPr>
    </w:p>
    <w:p w14:paraId="1FDE6159" w14:textId="77777777" w:rsidR="008A0B5D" w:rsidRDefault="008A0B5D" w:rsidP="00097640">
      <w:pPr>
        <w:rPr>
          <w:rFonts w:cstheme="minorBidi"/>
        </w:rPr>
      </w:pPr>
    </w:p>
    <w:p w14:paraId="1845DBBA" w14:textId="77777777" w:rsidR="008A0B5D" w:rsidRDefault="008A0B5D" w:rsidP="00097640">
      <w:pPr>
        <w:rPr>
          <w:rFonts w:cstheme="minorBidi"/>
        </w:rPr>
      </w:pPr>
    </w:p>
    <w:p w14:paraId="48C77F9D" w14:textId="77777777" w:rsidR="008A0B5D" w:rsidRDefault="008A0B5D" w:rsidP="00097640">
      <w:pPr>
        <w:rPr>
          <w:rFonts w:cstheme="minorBidi"/>
        </w:rPr>
      </w:pPr>
    </w:p>
    <w:p w14:paraId="6661EF10" w14:textId="77777777" w:rsidR="008A0B5D" w:rsidRPr="00097640" w:rsidRDefault="008A0B5D" w:rsidP="00097640">
      <w:pPr>
        <w:rPr>
          <w:rFonts w:cstheme="minorBidi"/>
        </w:rPr>
      </w:pPr>
    </w:p>
    <w:p w14:paraId="541149D0" w14:textId="4216F55E" w:rsidR="008710C3" w:rsidRDefault="00B77F9B">
      <w:pPr>
        <w:pStyle w:val="Ttulo3"/>
        <w:rPr>
          <w:rFonts w:ascii="Times New Roman" w:eastAsia="Times New Roman" w:hAnsi="Times New Roman" w:cs="Times New Roman"/>
        </w:rPr>
      </w:pPr>
      <w:bookmarkStart w:id="15" w:name="_Toc241023246"/>
      <w:r>
        <w:rPr>
          <w:rFonts w:ascii="Times New Roman" w:eastAsia="Times New Roman" w:hAnsi="Times New Roman" w:cs="Times New Roman"/>
        </w:rPr>
        <w:lastRenderedPageBreak/>
        <w:t>D. Especificación de casos de uso principales</w:t>
      </w:r>
      <w:bookmarkEnd w:id="15"/>
    </w:p>
    <w:p w14:paraId="5BBF20CD" w14:textId="241621A3" w:rsidR="00097640" w:rsidRPr="006A7F53" w:rsidRDefault="006A7F53" w:rsidP="006A7F53">
      <w:pPr>
        <w:pStyle w:val="Ttulo4"/>
        <w:rPr>
          <w:rFonts w:cstheme="minorBidi"/>
        </w:rPr>
      </w:pPr>
      <w:r>
        <w:rPr>
          <w:rFonts w:cstheme="minorBidi"/>
        </w:rPr>
        <w:t>CASOS DE USOS.</w:t>
        <w:br/>
      </w:r>
      <w:r>
        <w:rPr>
          <w:noProof/>
        </w:rPr>
        <w:drawing>
          <wp:inline distT="0" distB="0" distL="0" distR="0" wp14:anchorId="0015245D" wp14:editId="3D23E96B">
            <wp:extent cx="5400040" cy="5128260"/>
            <wp:effectExtent l="0" t="0" r="0" b="0"/>
            <wp:docPr id="200105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59809" name=""/>
                    <pic:cNvPicPr/>
                  </pic:nvPicPr>
                  <pic:blipFill>
                    <a:blip r:embed="rId16"/>
                    <a:stretch>
                      <a:fillRect/>
                    </a:stretch>
                  </pic:blipFill>
                  <pic:spPr>
                    <a:xfrm>
                      <a:off x="0" y="0"/>
                      <a:ext cx="5400040" cy="5128260"/>
                    </a:xfrm>
                    <a:prstGeom prst="rect">
                      <a:avLst/>
                    </a:prstGeom>
                  </pic:spPr>
                </pic:pic>
              </a:graphicData>
            </a:graphic>
          </wp:inline>
        </w:drawing>
      </w:r>
    </w:p>
    <w:p w14:paraId="05D4F29A" w14:textId="78B52824" w:rsidR="006A7F53" w:rsidRDefault="006A7F53" w:rsidP="006A7F53">
      <w:pPr>
        <w:pStyle w:val="Ttulo4"/>
        <w:rPr>
          <w:rFonts w:cstheme="minorBidi"/>
        </w:rPr>
      </w:pPr>
      <w:r>
        <w:rPr>
          <w:rFonts w:cstheme="minorBidi"/>
        </w:rPr>
        <w:t>CU010 -Registrar Venta</w:t>
      </w:r>
    </w:p>
    <w:p w14:paraId="39F931C3" w14:textId="555321C1" w:rsidR="008738FA" w:rsidRPr="008738FA" w:rsidRDefault="00C111A7" w:rsidP="008738FA">
      <w:pPr>
        <w:rPr>
          <w:rFonts w:cstheme="minorBidi"/>
        </w:rPr>
      </w:pPr>
      <w:r>
        <w:rPr>
          <w:noProof/>
        </w:rPr>
        <w:drawing>
          <wp:inline distT="0" distB="0" distL="0" distR="0" wp14:anchorId="7142DA2D" wp14:editId="25CFFC6D">
            <wp:extent cx="3967685" cy="1587261"/>
            <wp:effectExtent l="0" t="0" r="0" b="0"/>
            <wp:docPr id="1726282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82423" name=""/>
                    <pic:cNvPicPr/>
                  </pic:nvPicPr>
                  <pic:blipFill>
                    <a:blip r:embed="rId17"/>
                    <a:stretch>
                      <a:fillRect/>
                    </a:stretch>
                  </pic:blipFill>
                  <pic:spPr>
                    <a:xfrm>
                      <a:off x="0" y="0"/>
                      <a:ext cx="3985947" cy="1594567"/>
                    </a:xfrm>
                    <a:prstGeom prst="rect">
                      <a:avLst/>
                    </a:prstGeom>
                  </pic:spPr>
                </pic:pic>
              </a:graphicData>
            </a:graphic>
          </wp:inline>
        </w:drawing>
      </w:r>
    </w:p>
    <w:tbl>
      <w:tblPr>
        <w:tblStyle w:val="Tablaconcuadrcula"/>
        <w:tblW w:w="9209" w:type="dxa"/>
        <w:tblLook w:val="04A0" w:firstRow="1" w:lastRow="0" w:firstColumn="1" w:lastColumn="0" w:noHBand="0" w:noVBand="1"/>
      </w:tblPr>
      <w:tblGrid>
        <w:gridCol w:w="9209"/>
      </w:tblGrid>
      <w:tr w:rsidR="008738FA" w:rsidRPr="008738FA" w14:paraId="02B49320" w14:textId="77777777" w:rsidTr="007105A9">
        <w:tc>
          <w:tcPr>
            <w:tcW w:w="9209" w:type="dxa"/>
          </w:tcPr>
          <w:p w14:paraId="1C945CB0" w14:textId="77777777" w:rsidR="008738FA" w:rsidRPr="008738FA" w:rsidRDefault="008738FA" w:rsidP="00BE30D4">
            <w:pPr>
              <w:rPr>
                <w:rFonts w:cstheme="minorBidi"/>
              </w:rPr>
            </w:pPr>
            <w:r>
              <w:rPr>
                <w:rFonts w:cstheme="minorBidi"/>
                <w:b/>
                <w:bCs/>
              </w:rPr>
              <w:lastRenderedPageBreak/>
              <w:t>ID Y NOMBRE:</w:t>
            </w:r>
            <w:r>
              <w:rPr>
                <w:rFonts w:cstheme="minorBidi"/>
              </w:rPr>
              <w:t xml:space="preserve"> CU010 – Registrar Venta</w:t>
            </w:r>
          </w:p>
        </w:tc>
      </w:tr>
      <w:tr w:rsidR="008738FA" w:rsidRPr="008738FA" w14:paraId="240AA259" w14:textId="77777777" w:rsidTr="007105A9">
        <w:tc>
          <w:tcPr>
            <w:tcW w:w="9209" w:type="dxa"/>
          </w:tcPr>
          <w:p w14:paraId="647CD52A" w14:textId="64C163DA" w:rsidR="008738FA" w:rsidRPr="008738FA" w:rsidRDefault="008738FA" w:rsidP="00BE30D4">
            <w:pPr>
              <w:rPr>
                <w:rFonts w:cstheme="minorBidi"/>
              </w:rPr>
            </w:pPr>
            <w:r>
              <w:rPr>
                <w:rFonts w:cstheme="minorBidi"/>
                <w:b/>
                <w:bCs/>
              </w:rPr>
              <w:t>ESTADO</w:t>
            </w:r>
            <w:r>
              <w:rPr>
                <w:rFonts w:cstheme="minorBidi"/>
              </w:rPr>
              <w:t xml:space="preserve">: En proceso</w:t>
            </w:r>
          </w:p>
        </w:tc>
      </w:tr>
      <w:tr w:rsidR="008738FA" w:rsidRPr="008738FA" w14:paraId="59E3B494" w14:textId="77777777" w:rsidTr="007105A9">
        <w:tc>
          <w:tcPr>
            <w:tcW w:w="9209" w:type="dxa"/>
          </w:tcPr>
          <w:p w14:paraId="47030500" w14:textId="0F2B9D91" w:rsidR="008738FA" w:rsidRPr="008738FA" w:rsidRDefault="00A561A2" w:rsidP="00BE30D4">
            <w:pPr>
              <w:rPr>
                <w:rFonts w:cstheme="minorBidi"/>
              </w:rPr>
            </w:pPr>
            <w:r>
              <w:rPr>
                <w:b/>
                <w:bCs/>
              </w:rPr>
              <w:t xml:space="preserve">DESCRIPCIÓN:</w:t>
            </w:r>
            <w:r>
              <w:rPr/>
              <w:t xml:space="preserve"> El caso de uso permite al </w:t>
            </w:r>
            <w:del w:id="1251" w:author="Claude" w:date="2026-10-05T00:00:00Z">
              <w:r>
                <w:rPr/>
                <w:delText xml:space="preserve">Cajero</w:delText>
              </w:r>
            </w:del>
            <w:ins w:id="1252" w:author="Claude" w:date="2026-10-05T00:00:00Z">
              <w:r>
                <w:rPr/>
                <w:t xml:space="preserve">Vendedor</w:t>
              </w:r>
            </w:ins>
            <w:r>
              <w:rPr/>
              <w:t xml:space="preserve"> registrar el pedido del cliente, verificar la disponibilidad de insumos, cobrar el importe correspondiente</w:t>
            </w:r>
            <w:del w:id="1253" w:author="Claude" w:date="2026-10-05T00:00:00Z">
              <w:r>
                <w:rPr/>
                <w:delText xml:space="preserve">, emitir la factura</w:delText>
              </w:r>
            </w:del>
            <w:r>
              <w:rPr/>
              <w:t xml:space="preserve"> y generar el vale (y la comanda, si corresponde) que habilitan la preparación y entrega del pedido.</w:t>
            </w:r>
            <w:ins w:id="1254" w:author="Claude" w:date="2026-10-05T00:00:00Z">
              <w:r>
                <w:rPr/>
                <w:t xml:space="preserve"> Al terminar, el sistema emite la factura (CU015).</w:t>
              </w:r>
            </w:ins>
          </w:p>
        </w:tc>
      </w:tr>
      <w:tr w:rsidR="008738FA" w:rsidRPr="008738FA" w14:paraId="27E13078" w14:textId="77777777" w:rsidTr="007105A9">
        <w:tc>
          <w:tcPr>
            <w:tcW w:w="9209" w:type="dxa"/>
          </w:tcPr>
          <w:p w14:paraId="0F937AF8" w14:textId="77777777" w:rsidR="008738FA" w:rsidRPr="008738FA" w:rsidRDefault="008738FA" w:rsidP="00BE30D4">
            <w:pPr>
              <w:rPr>
                <w:rFonts w:cstheme="minorBidi"/>
              </w:rPr>
            </w:pPr>
            <w:r>
              <w:rPr>
                <w:rFonts w:cstheme="minorBidi"/>
                <w:b/>
                <w:bCs/>
              </w:rPr>
              <w:t xml:space="preserve">ACTOR PRINCIPAL</w:t>
            </w:r>
            <w:r>
              <w:rPr>
                <w:rFonts w:cstheme="minorBidi"/>
              </w:rPr>
              <w:t xml:space="preserve">: </w:t>
            </w:r>
            <w:del w:id="1255" w:author="Claude" w:date="2026-10-05T00:00:00Z">
              <w:r>
                <w:rPr>
                  <w:rFonts w:cstheme="minorBidi"/>
                </w:rPr>
                <w:delText xml:space="preserve">Cajero</w:delText>
              </w:r>
            </w:del>
            <w:ins w:id="1256" w:author="Claude" w:date="2026-10-05T00:00:00Z">
              <w:r>
                <w:rPr>
                  <w:rFonts w:cstheme="minorBidi"/>
                </w:rPr>
                <w:t xml:space="preserve">Vendedor</w:t>
              </w:r>
            </w:ins>
          </w:p>
        </w:tc>
      </w:tr>
      <w:tr w:rsidR="008738FA" w:rsidRPr="008738FA" w14:paraId="68FCA731" w14:textId="77777777" w:rsidTr="007105A9">
        <w:tc>
          <w:tcPr>
            <w:tcW w:w="9209" w:type="dxa"/>
          </w:tcPr>
          <w:p w14:paraId="050D442A" w14:textId="78230963" w:rsidR="008738FA" w:rsidRPr="008738FA" w:rsidRDefault="008738FA" w:rsidP="00BE30D4">
            <w:pPr>
              <w:rPr>
                <w:rFonts w:cstheme="minorBidi"/>
              </w:rPr>
            </w:pPr>
            <w:r>
              <w:rPr>
                <w:rFonts w:cstheme="minorBidi"/>
                <w:b/>
                <w:bCs/>
              </w:rPr>
              <w:t>ACTORES SECUNDARIOS</w:t>
            </w:r>
            <w:r>
              <w:rPr>
                <w:rFonts w:cstheme="minorBidi"/>
              </w:rPr>
              <w:t xml:space="preserve">: No tiene.</w:t>
            </w:r>
          </w:p>
        </w:tc>
      </w:tr>
      <w:tr w:rsidR="008738FA" w:rsidRPr="008738FA" w14:paraId="0419FB53" w14:textId="77777777" w:rsidTr="007105A9">
        <w:tc>
          <w:tcPr>
            <w:tcW w:w="9209" w:type="dxa"/>
          </w:tcPr>
          <w:p w14:paraId="3FA6FBE3" w14:textId="7C0F3921" w:rsidR="008738FA" w:rsidRPr="008738FA" w:rsidRDefault="00A561A2" w:rsidP="00BE30D4">
            <w:pPr>
              <w:rPr>
                <w:rFonts w:cstheme="minorBidi"/>
              </w:rPr>
            </w:pPr>
            <w:r>
              <w:rPr>
                <w:b/>
                <w:bCs/>
              </w:rPr>
              <w:t xml:space="preserve">PRECONDICIONES:</w:t>
            </w:r>
            <w:r>
              <w:rPr/>
              <w:t xml:space="preserve"> Los productos pedidos </w:t>
            </w:r>
            <w:del w:id="1257" w:author="Claude" w:date="2026-10-05T00:00:00Z">
              <w:r>
                <w:rPr/>
                <w:delText xml:space="preserve">tienen</w:delText>
              </w:r>
            </w:del>
            <w:ins w:id="1258" w:author="Claude" w:date="2026-10-05T00:00:00Z">
              <w:r>
                <w:rPr/>
                <w:t xml:space="preserve">están activos, tienen receta cargada y</w:t>
              </w:r>
            </w:ins>
            <w:r>
              <w:rPr/>
              <w:t xml:space="preserve"> al menos un tamaño de venta </w:t>
            </w:r>
            <w:del w:id="1259" w:author="Claude" w:date="2026-10-05T00:00:00Z">
              <w:r>
                <w:rPr/>
                <w:delText xml:space="preserve">habilitado</w:delText>
              </w:r>
            </w:del>
            <w:ins w:id="1260" w:author="Claude" w:date="2026-10-05T00:00:00Z">
              <w:r>
                <w:rPr/>
                <w:t xml:space="preserve">activo</w:t>
              </w:r>
            </w:ins>
            <w:r>
              <w:rPr/>
              <w:t xml:space="preserve"> con precio cargado. </w:t>
            </w:r>
            <w:del w:id="1261" w:author="Claude" w:date="2026-10-05T00:00:00Z">
              <w:r>
                <w:rPr/>
                <w:delText xml:space="preserve">Los productos que llevan receta la tienen cargada. El Cajero está autenticado</w:delText>
              </w:r>
            </w:del>
            <w:ins w:id="1262" w:author="Claude" w:date="2026-10-05T00:00:00Z">
              <w:r>
                <w:rPr/>
                <w:t xml:space="preserve">El Vendedor inició sesión</w:t>
              </w:r>
            </w:ins>
            <w:r>
              <w:rPr/>
              <w:t xml:space="preserve"> en el sistema.</w:t>
            </w:r>
          </w:p>
        </w:tc>
      </w:tr>
      <w:tr w:rsidR="008738FA" w:rsidRPr="008738FA" w14:paraId="5B4A4F5B" w14:textId="77777777" w:rsidTr="007105A9">
        <w:tc>
          <w:tcPr>
            <w:tcW w:w="9209" w:type="dxa"/>
          </w:tcPr>
          <w:p w14:paraId="73CB5A0B" w14:textId="5F4A147A" w:rsidR="00076C6F" w:rsidRPr="00076C6F" w:rsidRDefault="00A561A2" w:rsidP="00076C6F">
            <w:pPr>
              <w:rPr>
                <w:rFonts w:cstheme="minorBidi"/>
                <w:u w:val="single"/>
              </w:rPr>
            </w:pPr>
            <w:r>
              <w:rPr>
                <w:rStyle w:val="Fuerte"/>
              </w:rPr>
              <w:t>PUNTOS DE EXTENSIÓN:</w:t>
            </w:r>
            <w:r>
              <w:t xml:space="preserve"> CU006 - Insertar Producto. Incluye: CU015 - Emitir Factura.</w:t>
            </w:r>
          </w:p>
        </w:tc>
      </w:tr>
      <w:tr w:rsidR="008738FA" w:rsidRPr="008738FA" w14:paraId="5EEC84B0" w14:textId="77777777" w:rsidTr="007105A9">
        <w:tc>
          <w:tcPr>
            <w:tcW w:w="9209" w:type="dxa"/>
          </w:tcPr>
          <w:p w14:paraId="4081BA0C" w14:textId="77777777" w:rsidR="008738FA" w:rsidRDefault="00A561A2" w:rsidP="00BE30D4">
            <w:r>
              <w:rPr>
                <w:rStyle w:val="Fuerte"/>
              </w:rPr>
              <w:t>CONDICIÓN:</w:t>
            </w:r>
            <w:r>
              <w:t xml:space="preserve"> El pedido debe incluir al menos un producto con tamaño y precio cargado.</w:t>
            </w:r>
          </w:p>
          <w:p w14:paraId="4CD33D89" w14:textId="43E98036" w:rsidR="00A561A2" w:rsidRPr="008738FA" w:rsidRDefault="00A561A2" w:rsidP="00BE30D4">
            <w:pPr>
              <w:rPr>
                <w:rFonts w:cstheme="minorBidi"/>
              </w:rPr>
            </w:pPr>
          </w:p>
        </w:tc>
      </w:tr>
      <w:tr w:rsidR="008738FA" w:rsidRPr="008738FA" w14:paraId="0113C5FC" w14:textId="77777777" w:rsidTr="00B207C0">
        <w:trPr>
          <w:trHeight w:val="3205"/>
        </w:trPr>
        <w:tc>
          <w:tcPr>
            <w:tcW w:w="9209" w:type="dxa"/>
          </w:tcPr>
          <w:p w14:paraId="750C88CE" w14:textId="7CE94F80" w:rsidR="00A561A2" w:rsidRDefault="00A561A2" w:rsidP="00A561A2">
            <w:pPr>
              <w:pStyle w:val="Prrafodelista"/>
              <w:rPr>
                <w:rFonts w:cstheme="minorBidi"/>
              </w:rPr>
            </w:pPr>
            <w:r>
              <w:rPr>
                <w:rFonts w:cstheme="minorBidi"/>
                <w:b/>
                <w:bCs/>
              </w:rPr>
              <w:t>ESCENARIO PRINCIPAL</w:t>
            </w:r>
            <w:r>
              <w:rPr>
                <w:rFonts w:cstheme="minorBidi"/>
              </w:rPr>
              <w:t>:</w:t>
            </w:r>
          </w:p>
          <w:p w14:paraId="2D634876" w14:textId="77777777" w:rsidR="00A561A2" w:rsidRPr="00A561A2" w:rsidRDefault="00A561A2">
            <w:pPr>
              <w:pStyle w:val="Prrafodelista"/>
              <w:numPr>
                <w:ilvl w:val="0"/>
                <w:numId w:val="18"/>
              </w:numPr>
              <w:rPr>
                <w:rFonts w:cstheme="minorBidi"/>
              </w:rPr>
            </w:pPr>
            <w:r>
              <w:rPr>
                <w:rFonts w:cstheme="minorBidi"/>
              </w:rPr>
              <w:t xml:space="preserve">El </w:t>
            </w:r>
            <w:del w:id="1263" w:author="Claude" w:date="2026-10-05T00:00:00Z">
              <w:r>
                <w:rPr>
                  <w:rFonts w:cstheme="minorBidi"/>
                </w:rPr>
                <w:delText xml:space="preserve">Cajero</w:delText>
              </w:r>
            </w:del>
            <w:ins w:id="1264" w:author="Claude" w:date="2026-10-05T00:00:00Z">
              <w:r>
                <w:rPr>
                  <w:rFonts w:cstheme="minorBidi"/>
                </w:rPr>
                <w:t xml:space="preserve">Vendedor</w:t>
              </w:r>
            </w:ins>
            <w:r>
              <w:rPr>
                <w:rFonts w:cstheme="minorBidi"/>
              </w:rPr>
              <w:t xml:space="preserve"> selecciona en el sistema los productos y tamaños pedidos por el cliente.</w:t>
            </w:r>
            <w:ins w:id="1265" w:author="Claude" w:date="2026-10-05T00:00:00Z">
              <w:r>
                <w:rPr>
                  <w:rFonts w:cstheme="minorBidi"/>
                </w:rPr>
                <w:t xml:space="preserve"> El sistema solo ofrece productos activos, con receta y con el tamaño activo y con precio.</w:t>
              </w:r>
            </w:ins>
          </w:p>
          <w:p w14:paraId="54DFAB9C" w14:textId="77777777" w:rsidR="00A561A2" w:rsidRPr="00A561A2" w:rsidRDefault="00A561A2">
            <w:pPr>
              <w:pStyle w:val="Prrafodelista"/>
              <w:numPr>
                <w:ilvl w:val="0"/>
                <w:numId w:val="18"/>
              </w:numPr>
              <w:rPr>
                <w:rFonts w:cstheme="minorBidi"/>
              </w:rPr>
            </w:pPr>
            <w:r>
              <w:rPr>
                <w:rFonts w:cstheme="minorBidi"/>
              </w:rPr>
              <w:t>El sistema busca la receta de cada producto, la escala al tamaño pedido y verifica que haya insumo suficiente para completar el pedido.</w:t>
            </w:r>
          </w:p>
          <w:p w14:paraId="23C76A39" w14:textId="77777777" w:rsidR="00A561A2" w:rsidRPr="00A561A2" w:rsidRDefault="00A561A2">
            <w:pPr>
              <w:pStyle w:val="Prrafodelista"/>
              <w:numPr>
                <w:ilvl w:val="0"/>
                <w:numId w:val="18"/>
              </w:numPr>
              <w:rPr>
                <w:rFonts w:cstheme="minorBidi"/>
              </w:rPr>
            </w:pPr>
            <w:r>
              <w:rPr>
                <w:rFonts w:cstheme="minorBidi"/>
              </w:rPr>
              <w:t xml:space="preserve">El sistema calcula el monto total </w:t>
            </w:r>
            <w:ins w:id="1266" w:author="Claude" w:date="2026-10-05T00:00:00Z">
              <w:r>
                <w:rPr>
                  <w:rFonts w:cstheme="minorBidi"/>
                </w:rPr>
                <w:t xml:space="preserve">en pesos ($ 1.234,56) </w:t>
              </w:r>
            </w:ins>
            <w:r>
              <w:rPr>
                <w:rFonts w:cstheme="minorBidi"/>
              </w:rPr>
              <w:t xml:space="preserve">y le muestra al </w:t>
            </w:r>
            <w:del w:id="1267" w:author="Claude" w:date="2026-10-05T00:00:00Z">
              <w:r>
                <w:rPr>
                  <w:rFonts w:cstheme="minorBidi"/>
                </w:rPr>
                <w:delText xml:space="preserve">Cajero</w:delText>
              </w:r>
            </w:del>
            <w:ins w:id="1268" w:author="Claude" w:date="2026-10-05T00:00:00Z">
              <w:r>
                <w:rPr>
                  <w:rFonts w:cstheme="minorBidi"/>
                </w:rPr>
                <w:t xml:space="preserve">Vendedor</w:t>
              </w:r>
            </w:ins>
            <w:r>
              <w:rPr>
                <w:rFonts w:cstheme="minorBidi"/>
              </w:rPr>
              <w:t xml:space="preserve"> los medios de pago disponibles</w:t>
            </w:r>
            <w:ins w:id="1269" w:author="Claude" w:date="2026-10-05T00:00:00Z">
              <w:r>
                <w:rPr>
                  <w:rFonts w:cstheme="minorBidi"/>
                </w:rPr>
                <w:t xml:space="preserve">: Efectivo, Débito, Crédito, Transferencia y QR</w:t>
              </w:r>
            </w:ins>
            <w:r>
              <w:rPr>
                <w:rFonts w:cstheme="minorBidi"/>
              </w:rPr>
              <w:t xml:space="preserve">.</w:t>
            </w:r>
          </w:p>
          <w:p w14:paraId="3442CB6C" w14:textId="77777777" w:rsidR="00A561A2" w:rsidRPr="00A561A2" w:rsidRDefault="00A561A2">
            <w:pPr>
              <w:pStyle w:val="Prrafodelista"/>
              <w:numPr>
                <w:ilvl w:val="0"/>
                <w:numId w:val="18"/>
              </w:numPr>
              <w:rPr>
                <w:rFonts w:cstheme="minorBidi"/>
              </w:rPr>
            </w:pPr>
            <w:r>
              <w:rPr>
                <w:rFonts w:cstheme="minorBidi"/>
              </w:rPr>
              <w:t xml:space="preserve">El </w:t>
            </w:r>
            <w:del w:id="1270" w:author="Claude" w:date="2026-10-05T00:00:00Z">
              <w:r>
                <w:rPr>
                  <w:rFonts w:cstheme="minorBidi"/>
                </w:rPr>
                <w:delText xml:space="preserve">Cajero</w:delText>
              </w:r>
            </w:del>
            <w:ins w:id="1271" w:author="Claude" w:date="2026-10-05T00:00:00Z">
              <w:r>
                <w:rPr>
                  <w:rFonts w:cstheme="minorBidi"/>
                </w:rPr>
                <w:t xml:space="preserve">Vendedor</w:t>
              </w:r>
            </w:ins>
            <w:r>
              <w:rPr>
                <w:rFonts w:cstheme="minorBidi"/>
              </w:rPr>
              <w:t xml:space="preserve"> indica el medio de pago elegido por el cliente y confirma el cobro.</w:t>
            </w:r>
          </w:p>
          <w:p w14:paraId="0182C95A" w14:textId="77777777" w:rsidR="00A561A2" w:rsidRPr="00A561A2" w:rsidRDefault="00A561A2">
            <w:pPr>
              <w:pStyle w:val="Prrafodelista"/>
              <w:numPr>
                <w:ilvl w:val="0"/>
                <w:numId w:val="18"/>
              </w:numPr>
              <w:rPr>
                <w:rFonts w:cstheme="minorBidi"/>
              </w:rPr>
            </w:pPr>
            <w:r>
              <w:rPr>
                <w:rFonts w:cstheme="minorBidi"/>
              </w:rPr>
              <w:t xml:space="preserve">El sistema</w:t>
            </w:r>
            <w:ins w:id="1272" w:author="Claude" w:date="2026-10-05T00:00:00Z">
              <w:r>
                <w:rPr>
                  <w:rFonts w:cstheme="minorBidi"/>
                </w:rPr>
                <w:t xml:space="preserve"> vuelve a verificar el stock y, en una sola transacción,</w:t>
              </w:r>
            </w:ins>
            <w:r>
              <w:rPr>
                <w:rFonts w:cstheme="minorBidi"/>
              </w:rPr>
              <w:t xml:space="preserve"> descuenta el volumen o peso de cada insumo consumido, registra la venta, genera el vale y, si el pedido incluye piqueos, genera también la comanda.</w:t>
            </w:r>
          </w:p>
          <w:p w14:paraId="071D10A2" w14:textId="11733061" w:rsidR="008738FA" w:rsidRPr="008738FA" w:rsidRDefault="00A561A2">
            <w:pPr>
              <w:pStyle w:val="Prrafodelista"/>
              <w:numPr>
                <w:ilvl w:val="0"/>
                <w:numId w:val="18"/>
              </w:numPr>
              <w:rPr>
                <w:rFonts w:cstheme="minorBidi"/>
              </w:rPr>
            </w:pPr>
            <w:del w:id="1273" w:author="Claude" w:date="2026-10-05T00:00:00Z">
              <w:r>
                <w:rPr>
                  <w:rFonts w:cstheme="minorBidi"/>
                </w:rPr>
                <w:delText xml:space="preserve">El</w:delText>
              </w:r>
            </w:del>
            <w:ins w:id="1274" w:author="Claude" w:date="2026-10-05T00:00:00Z">
              <w:r>
                <w:rPr>
                  <w:rFonts w:cstheme="minorBidi"/>
                </w:rPr>
                <w:t xml:space="preserve">Terminada la transacción, el</w:t>
              </w:r>
            </w:ins>
            <w:r>
              <w:rPr>
                <w:rFonts w:cstheme="minorBidi"/>
              </w:rPr>
              <w:t xml:space="preserve"> sistema ejecuta CU015 - Emitir Factura y le muestra en pantalla al </w:t>
            </w:r>
            <w:del w:id="1275" w:author="Claude" w:date="2026-10-05T00:00:00Z">
              <w:r>
                <w:rPr>
                  <w:rFonts w:cstheme="minorBidi"/>
                </w:rPr>
                <w:delText xml:space="preserve">Cajero el vale</w:delText>
              </w:r>
            </w:del>
            <w:ins w:id="1276" w:author="Claude" w:date="2026-10-05T00:00:00Z">
              <w:r>
                <w:rPr>
                  <w:rFonts w:cstheme="minorBidi"/>
                </w:rPr>
                <w:t xml:space="preserve">Vendedor el vale, la comanda (si se generó)</w:t>
              </w:r>
            </w:ins>
            <w:r>
              <w:rPr>
                <w:rFonts w:cstheme="minorBidi"/>
              </w:rPr>
              <w:t xml:space="preserve"> y la factura para entregárselos al cliente.</w:t>
            </w:r>
          </w:p>
        </w:tc>
      </w:tr>
      <w:tr w:rsidR="008738FA" w:rsidRPr="008738FA" w14:paraId="6DD32C08" w14:textId="77777777" w:rsidTr="00B207C0">
        <w:trPr>
          <w:trHeight w:val="3113"/>
        </w:trPr>
        <w:tc>
          <w:tcPr>
            <w:tcW w:w="9209" w:type="dxa"/>
          </w:tcPr>
          <w:p w14:paraId="3B764C41" w14:textId="44582FC8" w:rsidR="00A561A2" w:rsidRDefault="00A561A2" w:rsidP="007105A9">
            <w:pPr>
              <w:rPr>
                <w:rFonts w:cstheme="minorBidi"/>
                <w:b/>
                <w:bCs/>
              </w:rPr>
            </w:pPr>
            <w:r>
              <w:rPr>
                <w:rFonts w:cstheme="minorBidi"/>
                <w:b/>
                <w:bCs/>
              </w:rPr>
              <w:t xml:space="preserve">FLUJOS </w:t>
            </w:r>
            <w:del w:id="1277" w:author="Claude" w:date="2026-10-05T00:00:00Z">
              <w:r>
                <w:rPr>
                  <w:rFonts w:cstheme="minorBidi"/>
                  <w:b/>
                  <w:bCs/>
                </w:rPr>
                <w:delText xml:space="preserve">ALTERNATIVO</w:delText>
              </w:r>
            </w:del>
            <w:ins w:id="1278" w:author="Claude" w:date="2026-10-05T00:00:00Z">
              <w:r>
                <w:rPr>
                  <w:rFonts w:cstheme="minorBidi"/>
                  <w:b/>
                  <w:bCs/>
                </w:rPr>
                <w:t xml:space="preserve">ALTERNATIVOS</w:t>
              </w:r>
            </w:ins>
            <w:r>
              <w:rPr>
                <w:rFonts w:cstheme="minorBidi"/>
              </w:rPr>
              <w:t xml:space="preserve">:</w:t>
            </w:r>
          </w:p>
          <w:p w14:paraId="60E4B742" w14:textId="77777777" w:rsidR="00A561A2" w:rsidRPr="00A561A2" w:rsidRDefault="00A561A2" w:rsidP="00A561A2">
            <w:pPr>
              <w:rPr>
                <w:rFonts w:cstheme="minorBidi"/>
                <w:b/>
                <w:bCs/>
              </w:rPr>
            </w:pPr>
            <w:r>
              <w:rPr>
                <w:rFonts w:cstheme="minorBidi"/>
                <w:b/>
                <w:bCs/>
              </w:rPr>
              <w:t>FA1 - Insumo insuficiente</w:t>
            </w:r>
          </w:p>
          <w:p w14:paraId="4157384B" w14:textId="77777777" w:rsidR="00A561A2" w:rsidRPr="00A561A2" w:rsidRDefault="00A561A2" w:rsidP="00A561A2">
            <w:pPr>
              <w:rPr>
                <w:rFonts w:cstheme="minorBidi"/>
              </w:rPr>
            </w:pPr>
            <w:r>
              <w:rPr>
                <w:rFonts w:cstheme="minorBidi"/>
              </w:rPr>
              <w:t>2.1 El sistema detecta que algún insumo no alcanza para completar el pedido.</w:t>
            </w:r>
          </w:p>
          <w:p w14:paraId="4A1767F7" w14:textId="77777777" w:rsidR="00A561A2" w:rsidRPr="00A561A2" w:rsidRDefault="00A561A2" w:rsidP="00A561A2">
            <w:pPr>
              <w:rPr>
                <w:rFonts w:cstheme="minorBidi"/>
              </w:rPr>
            </w:pPr>
            <w:r>
              <w:rPr>
                <w:rFonts w:cstheme="minorBidi"/>
              </w:rPr>
              <w:t>2.2 El sistema muestra en pantalla cuál insumo falta y qué productos afecta.</w:t>
            </w:r>
          </w:p>
          <w:p w14:paraId="7EFC5CF2" w14:textId="77777777" w:rsidR="00A561A2" w:rsidRPr="00A561A2" w:rsidRDefault="00A561A2" w:rsidP="00A561A2">
            <w:pPr>
              <w:rPr>
                <w:rFonts w:cstheme="minorBidi"/>
              </w:rPr>
            </w:pPr>
            <w:r>
              <w:rPr>
                <w:rFonts w:cstheme="minorBidi"/>
              </w:rPr>
              <w:t xml:space="preserve">2.3 El </w:t>
            </w:r>
            <w:del w:id="1279" w:author="Claude" w:date="2026-10-05T00:00:00Z">
              <w:r>
                <w:rPr>
                  <w:rFonts w:cstheme="minorBidi"/>
                </w:rPr>
                <w:delText xml:space="preserve">Cajero</w:delText>
              </w:r>
            </w:del>
            <w:ins w:id="1280" w:author="Claude" w:date="2026-10-05T00:00:00Z">
              <w:r>
                <w:rPr>
                  <w:rFonts w:cstheme="minorBidi"/>
                </w:rPr>
                <w:t xml:space="preserve">Vendedor</w:t>
              </w:r>
            </w:ins>
            <w:r>
              <w:rPr>
                <w:rFonts w:cstheme="minorBidi"/>
              </w:rPr>
              <w:t xml:space="preserve"> informa al cliente y le ofrece una alternativa. Si el cliente la acepta, el </w:t>
            </w:r>
            <w:del w:id="1281" w:author="Claude" w:date="2026-10-05T00:00:00Z">
              <w:r>
                <w:rPr>
                  <w:rFonts w:cstheme="minorBidi"/>
                </w:rPr>
                <w:delText xml:space="preserve">Cajero</w:delText>
              </w:r>
            </w:del>
            <w:ins w:id="1282" w:author="Claude" w:date="2026-10-05T00:00:00Z">
              <w:r>
                <w:rPr>
                  <w:rFonts w:cstheme="minorBidi"/>
                </w:rPr>
                <w:t xml:space="preserve">Vendedor</w:t>
              </w:r>
            </w:ins>
            <w:r>
              <w:rPr>
                <w:rFonts w:cstheme="minorBidi"/>
              </w:rPr>
              <w:t xml:space="preserve"> modifica el pedido. Continúa en el punto 1.</w:t>
            </w:r>
          </w:p>
          <w:p w14:paraId="3286B789" w14:textId="77777777" w:rsidR="00A561A2" w:rsidRPr="00A561A2" w:rsidRDefault="00A561A2" w:rsidP="00A561A2">
            <w:pPr>
              <w:rPr>
                <w:rFonts w:cstheme="minorBidi"/>
              </w:rPr>
            </w:pPr>
            <w:r>
              <w:rPr>
                <w:rFonts w:cstheme="minorBidi"/>
              </w:rPr>
              <w:t xml:space="preserve">2.4 Si el cliente no acepta la alternativa, el </w:t>
            </w:r>
            <w:del w:id="1283" w:author="Claude" w:date="2026-10-05T00:00:00Z">
              <w:r>
                <w:rPr>
                  <w:rFonts w:cstheme="minorBidi"/>
                </w:rPr>
                <w:delText xml:space="preserve">Cajero</w:delText>
              </w:r>
            </w:del>
            <w:ins w:id="1284" w:author="Claude" w:date="2026-10-05T00:00:00Z">
              <w:r>
                <w:rPr>
                  <w:rFonts w:cstheme="minorBidi"/>
                </w:rPr>
                <w:t xml:space="preserve">Vendedor</w:t>
              </w:r>
            </w:ins>
            <w:r>
              <w:rPr>
                <w:rFonts w:cstheme="minorBidi"/>
              </w:rPr>
              <w:t xml:space="preserve"> cancela la operación (no se cobra, no se genera Venta, Vale, Factura ni Comanda). Fin del caso de uso.</w:t>
            </w:r>
          </w:p>
          <w:p w14:paraId="753BD3EA" w14:textId="77777777" w:rsidR="00A561A2" w:rsidRPr="00A561A2" w:rsidRDefault="00A561A2" w:rsidP="00A561A2">
            <w:pPr>
              <w:rPr>
                <w:rFonts w:cstheme="minorBidi"/>
              </w:rPr>
            </w:pPr>
          </w:p>
          <w:p w14:paraId="133DAD59" w14:textId="77777777" w:rsidR="00A561A2" w:rsidRPr="00A561A2" w:rsidRDefault="00A561A2" w:rsidP="00A561A2">
            <w:pPr>
              <w:rPr>
                <w:rFonts w:cstheme="minorBidi"/>
                <w:b/>
                <w:bCs/>
              </w:rPr>
            </w:pPr>
            <w:r>
              <w:rPr>
                <w:rFonts w:cstheme="minorBidi"/>
                <w:b/>
                <w:bCs/>
              </w:rPr>
              <w:t>FA2 - Insumo por debajo del umbral de reposición</w:t>
            </w:r>
          </w:p>
          <w:p w14:paraId="402FF431" w14:textId="77777777" w:rsidR="00A561A2" w:rsidRPr="00A561A2" w:rsidRDefault="00A561A2" w:rsidP="00A561A2">
            <w:pPr>
              <w:rPr>
                <w:rFonts w:cstheme="minorBidi"/>
              </w:rPr>
            </w:pPr>
            <w:del w:id="1285" w:author="Claude" w:date="2026-10-05T00:00:00Z">
              <w:r>
                <w:rPr>
                  <w:rFonts w:cstheme="minorBidi"/>
                </w:rPr>
                <w:delText xml:space="preserve">2</w:delText>
              </w:r>
            </w:del>
            <w:ins w:id="1286" w:author="Claude" w:date="2026-10-05T00:00:00Z">
              <w:r>
                <w:rPr>
                  <w:rFonts w:cstheme="minorBidi"/>
                </w:rPr>
                <w:t xml:space="preserve">5</w:t>
              </w:r>
            </w:ins>
            <w:r>
              <w:rPr>
                <w:rFonts w:cstheme="minorBidi"/>
              </w:rPr>
              <w:t xml:space="preserve">.1 El sistema detecta que algún insumo </w:t>
            </w:r>
            <w:del w:id="1287" w:author="Claude" w:date="2026-10-05T00:00:00Z">
              <w:r>
                <w:rPr>
                  <w:rFonts w:cstheme="minorBidi"/>
                </w:rPr>
                <w:delText xml:space="preserve">consultado quedaría</w:delText>
              </w:r>
            </w:del>
            <w:ins w:id="1288" w:author="Claude" w:date="2026-10-05T00:00:00Z">
              <w:r>
                <w:rPr>
                  <w:rFonts w:cstheme="minorBidi"/>
                </w:rPr>
                <w:t xml:space="preserve">consumido quedó</w:t>
              </w:r>
            </w:ins>
            <w:r>
              <w:rPr>
                <w:rFonts w:cstheme="minorBidi"/>
              </w:rPr>
              <w:t xml:space="preserve"> por debajo del umbral de reposición</w:t>
            </w:r>
            <w:ins w:id="1289" w:author="Claude" w:date="2026-10-05T00:00:00Z">
              <w:r>
                <w:rPr>
                  <w:rFonts w:cstheme="minorBidi"/>
                </w:rPr>
                <w:t xml:space="preserve"> y no tiene un aviso pendiente</w:t>
              </w:r>
            </w:ins>
            <w:r>
              <w:rPr>
                <w:rFonts w:cstheme="minorBidi"/>
              </w:rPr>
              <w:t xml:space="preserve">.</w:t>
            </w:r>
          </w:p>
          <w:p w14:paraId="0AB7D2DF" w14:textId="77777777" w:rsidR="00A561A2" w:rsidRPr="00A561A2" w:rsidRDefault="00A561A2" w:rsidP="00A561A2">
            <w:pPr>
              <w:rPr>
                <w:rFonts w:cstheme="minorBidi"/>
              </w:rPr>
            </w:pPr>
            <w:del w:id="1290" w:author="Claude" w:date="2026-10-05T00:00:00Z">
              <w:r>
                <w:rPr>
                  <w:rFonts w:cstheme="minorBidi"/>
                </w:rPr>
                <w:delText xml:space="preserve">2</w:delText>
              </w:r>
            </w:del>
            <w:ins w:id="1291" w:author="Claude" w:date="2026-10-05T00:00:00Z">
              <w:r>
                <w:rPr>
                  <w:rFonts w:cstheme="minorBidi"/>
                </w:rPr>
                <w:t xml:space="preserve">5</w:t>
              </w:r>
            </w:ins>
            <w:r>
              <w:rPr>
                <w:rFonts w:cstheme="minorBidi"/>
              </w:rPr>
              <w:t xml:space="preserve">.2 El sistema genera</w:t>
            </w:r>
            <w:ins w:id="1292" w:author="Claude" w:date="2026-10-05T00:00:00Z">
              <w:r>
                <w:rPr>
                  <w:rFonts w:cstheme="minorBidi"/>
                </w:rPr>
                <w:t xml:space="preserve">, dentro de la misma transacción,</w:t>
              </w:r>
            </w:ins>
            <w:r>
              <w:rPr>
                <w:rFonts w:cstheme="minorBidi"/>
              </w:rPr>
              <w:t xml:space="preserve"> un Aviso de stock bajo </w:t>
            </w:r>
            <w:del w:id="1293" w:author="Claude" w:date="2026-10-05T00:00:00Z">
              <w:r>
                <w:rPr>
                  <w:rFonts w:cstheme="minorBidi"/>
                </w:rPr>
                <w:delText xml:space="preserve">y notifica al Encargado.</w:delText>
              </w:r>
            </w:del>
            <w:ins w:id="1294" w:author="Claude" w:date="2026-10-05T00:00:00Z">
              <w:r>
                <w:rPr>
                  <w:rFonts w:cstheme="minorBidi"/>
                </w:rPr>
                <w:t xml:space="preserve">en estado "Pendiente" para el Encargado de Stock. El Vendedor no ve nada de esto.</w:t>
              </w:r>
            </w:ins>
          </w:p>
          <w:p w14:paraId="09787953" w14:textId="49216B09" w:rsidR="008738FA" w:rsidRPr="00A561A2" w:rsidRDefault="00A561A2" w:rsidP="00A561A2">
            <w:pPr>
              <w:rPr>
                <w:rFonts w:cstheme="minorBidi"/>
              </w:rPr>
            </w:pPr>
            <w:del w:id="1295" w:author="Claude" w:date="2026-10-05T00:00:00Z">
              <w:r>
                <w:rPr>
                  <w:rFonts w:cstheme="minorBidi"/>
                </w:rPr>
                <w:delText xml:space="preserve">2</w:delText>
              </w:r>
            </w:del>
            <w:ins w:id="1296" w:author="Claude" w:date="2026-10-05T00:00:00Z">
              <w:r>
                <w:rPr>
                  <w:rFonts w:cstheme="minorBidi"/>
                </w:rPr>
                <w:t xml:space="preserve">5</w:t>
              </w:r>
            </w:ins>
            <w:r>
              <w:rPr>
                <w:rFonts w:cstheme="minorBidi"/>
              </w:rPr>
              <w:t xml:space="preserve">.3 Continúa en el punto </w:t>
            </w:r>
            <w:del w:id="1297" w:author="Claude" w:date="2026-10-05T00:00:00Z">
              <w:r>
                <w:rPr>
                  <w:rFonts w:cstheme="minorBidi"/>
                </w:rPr>
                <w:delText xml:space="preserve">3</w:delText>
              </w:r>
            </w:del>
            <w:ins w:id="1298" w:author="Claude" w:date="2026-10-05T00:00:00Z">
              <w:r>
                <w:rPr>
                  <w:rFonts w:cstheme="minorBidi"/>
                </w:rPr>
                <w:t xml:space="preserve">6</w:t>
              </w:r>
            </w:ins>
            <w:r>
              <w:rPr>
                <w:rFonts w:cstheme="minorBidi"/>
              </w:rPr>
              <w:t xml:space="preserve"> del Escenario Principal.</w:t>
            </w:r>
          </w:p>
          <w:p>
            <w:pPr>
              <w:rPr>
                <w:ins w:id="1299" w:author="Claude" w:date="2026-10-05T00:00:00Z"/>
              </w:rPr>
            </w:pPr>
          </w:p>
          <w:p>
            <w:pPr>
              <w:rPr>
                <w:ins w:id="1300" w:author="Claude" w:date="2026-10-05T00:00:00Z"/>
              </w:rPr>
            </w:pPr>
            <w:ins w:id="1301" w:author="Claude" w:date="2026-10-05T00:00:00Z">
              <w:r>
                <w:rPr>
                  <w:rFonts w:cstheme="minorBidi"/>
                  <w:b/>
                  <w:bCs/>
                </w:rPr>
                <w:t xml:space="preserve">FA3 - Stock insuficiente al confirmar el cobro</w:t>
              </w:r>
            </w:ins>
          </w:p>
          <w:p>
            <w:pPr>
              <w:rPr>
                <w:ins w:id="1302" w:author="Claude" w:date="2026-10-05T00:00:00Z"/>
              </w:rPr>
            </w:pPr>
            <w:ins w:id="1303" w:author="Claude" w:date="2026-10-05T00:00:00Z">
              <w:r>
                <w:rPr>
                  <w:rFonts w:cstheme="minorBidi"/>
                </w:rPr>
                <w:t xml:space="preserve">5.1 El sistema detecta, en la nueva verificación, que algún insumo ya no alcanza.</w:t>
              </w:r>
            </w:ins>
          </w:p>
          <w:p>
            <w:pPr>
              <w:rPr>
                <w:ins w:id="1304" w:author="Claude" w:date="2026-10-05T00:00:00Z"/>
              </w:rPr>
            </w:pPr>
            <w:ins w:id="1305" w:author="Claude" w:date="2026-10-05T00:00:00Z">
              <w:r>
                <w:rPr>
                  <w:rFonts w:cstheme="minorBidi"/>
                </w:rPr>
                <w:t xml:space="preserve">5.2 El sistema no registra nada y muestra en pantalla cuál insumo falta y qué productos afecta. Continúa en el punto 2.3.</w:t>
              </w:r>
            </w:ins>
          </w:p>
          <w:p>
            <w:pPr>
              <w:rPr>
                <w:ins w:id="1306" w:author="Claude" w:date="2026-10-05T00:00:00Z"/>
              </w:rPr>
            </w:pPr>
          </w:p>
          <w:p>
            <w:pPr>
              <w:rPr>
                <w:ins w:id="1307" w:author="Claude" w:date="2026-10-05T00:00:00Z"/>
              </w:rPr>
            </w:pPr>
            <w:ins w:id="1308" w:author="Claude" w:date="2026-10-05T00:00:00Z">
              <w:r>
                <w:rPr>
                  <w:rFonts w:cstheme="minorBidi"/>
                  <w:b/>
                  <w:bCs/>
                </w:rPr>
                <w:t xml:space="preserve">FA4 - Producto o tamaño no disponible al cobrar</w:t>
              </w:r>
            </w:ins>
          </w:p>
          <w:p>
            <w:pPr>
              <w:rPr>
                <w:ins w:id="1309" w:author="Claude" w:date="2026-10-05T00:00:00Z"/>
              </w:rPr>
            </w:pPr>
            <w:ins w:id="1310" w:author="Claude" w:date="2026-10-05T00:00:00Z">
              <w:r>
                <w:rPr>
                  <w:rFonts w:cstheme="minorBidi"/>
                </w:rPr>
                <w:t xml:space="preserve">5.1 El sistema detecta que algún producto o tamaño del pedido dejó de estar disponible.</w:t>
              </w:r>
            </w:ins>
          </w:p>
          <w:p>
            <w:pPr>
              <w:rPr>
                <w:ins w:id="1311" w:author="Claude" w:date="2026-10-05T00:00:00Z"/>
              </w:rPr>
            </w:pPr>
            <w:ins w:id="1312" w:author="Claude" w:date="2026-10-05T00:00:00Z">
              <w:r>
                <w:rPr>
                  <w:rFonts w:cstheme="minorBidi"/>
                </w:rPr>
                <w:t xml:space="preserve">5.2 El sistema no registra nada y muestra en pantalla "Algún producto o tamaño del pedido ya no está disponible (dado de baja o sin receta). Quítelo del pedido.". Continúa en el punto 1.</w:t>
              </w:r>
            </w:ins>
          </w:p>
        </w:tc>
      </w:tr>
      <w:tr w:rsidR="008738FA" w:rsidRPr="008738FA" w14:paraId="663B74D7" w14:textId="77777777" w:rsidTr="007105A9">
        <w:tc>
          <w:tcPr>
            <w:tcW w:w="9209" w:type="dxa"/>
          </w:tcPr>
          <w:p w14:paraId="0487BBC7" w14:textId="39237404" w:rsidR="008738FA" w:rsidRPr="008738FA" w:rsidRDefault="008738FA" w:rsidP="00A561A2">
            <w:pPr>
              <w:rPr>
                <w:rFonts w:cstheme="minorBidi"/>
              </w:rPr>
            </w:pPr>
            <w:r>
              <w:rPr>
                <w:rFonts w:cstheme="minorBidi"/>
                <w:b/>
                <w:bCs/>
              </w:rPr>
              <w:t xml:space="preserve">POSTCONDICIONES</w:t>
            </w:r>
            <w:r>
              <w:rPr>
                <w:rFonts w:cstheme="minorBidi"/>
              </w:rPr>
              <w:t xml:space="preserve">: El pedido queda registrado como una Venta con su(s) Venta_Detalle. Se genera </w:t>
            </w:r>
            <w:del w:id="1313" w:author="Claude" w:date="2026-10-05T00:00:00Z">
              <w:r>
                <w:rPr>
                  <w:rFonts w:cstheme="minorBidi"/>
                </w:rPr>
                <w:delText xml:space="preserve">un Vale y una Factura asociados</w:delText>
              </w:r>
            </w:del>
            <w:ins w:id="1314" w:author="Claude" w:date="2026-10-05T00:00:00Z">
              <w:r>
                <w:rPr>
                  <w:rFonts w:cstheme="minorBidi"/>
                </w:rPr>
                <w:t xml:space="preserve">siempre un Vale, aunque la venta sea solo de piqueos</w:t>
              </w:r>
            </w:ins>
            <w:r>
              <w:rPr>
                <w:rFonts w:cstheme="minorBidi"/>
              </w:rPr>
              <w:t xml:space="preserve">. Si el pedido incluye piqueos, se genera una Comanda en estado "Pendiente". </w:t>
            </w:r>
            <w:ins w:id="1315" w:author="Claude" w:date="2026-10-05T00:00:00Z">
              <w:r>
                <w:rPr>
                  <w:rFonts w:cstheme="minorBidi"/>
                </w:rPr>
                <w:t xml:space="preserve">La factura se emite después, en CU015; si falla, la venta igual queda registrada. </w:t>
              </w:r>
            </w:ins>
            <w:r>
              <w:rPr>
                <w:rFonts w:cstheme="minorBidi"/>
              </w:rPr>
              <w:t xml:space="preserve">Si algún insumo </w:t>
            </w:r>
            <w:del w:id="1316" w:author="Claude" w:date="2026-10-05T00:00:00Z">
              <w:r>
                <w:rPr>
                  <w:rFonts w:cstheme="minorBidi"/>
                </w:rPr>
                <w:delText xml:space="preserve">consultado</w:delText>
              </w:r>
            </w:del>
            <w:ins w:id="1317" w:author="Claude" w:date="2026-10-05T00:00:00Z">
              <w:r>
                <w:rPr>
                  <w:rFonts w:cstheme="minorBidi"/>
                </w:rPr>
                <w:t xml:space="preserve">consumido</w:t>
              </w:r>
            </w:ins>
            <w:r>
              <w:rPr>
                <w:rFonts w:cstheme="minorBidi"/>
              </w:rPr>
              <w:t xml:space="preserve"> queda por debajo del umbral de reposición, se genera un Aviso de stock bajo. El stock de cada insumo consumido queda actualizado.</w:t>
            </w:r>
          </w:p>
        </w:tc>
      </w:tr>
    </w:tbl>
    <w:p w14:paraId="31BFC1DD" w14:textId="7DB3A74C" w:rsidR="008A0B5D" w:rsidRPr="008A0B5D" w:rsidRDefault="008A0B5D" w:rsidP="008A0B5D">
      <w:pPr>
        <w:rPr>
          <w:rFonts w:cstheme="minorBidi"/>
          <w:b/>
          <w:bCs/>
        </w:rPr>
      </w:pPr>
      <w:r>
        <w:rPr>
          <w:rFonts w:cstheme="minorBidi"/>
          <w:b/>
          <w:bCs/>
        </w:rPr>
        <w:t>Diagrama de Secuencias:</w:t>
      </w:r>
      <w:r>
        <w:rPr>
          <w:b/>
          <w:bCs/>
          <w:noProof/>
        </w:rPr>
        <w:drawing>
          <wp:inline distT="0" distB="0" distL="0" distR="0" wp14:anchorId="054FD893" wp14:editId="51ED1741">
            <wp:extent cx="5400040" cy="4605020"/>
            <wp:effectExtent l="0" t="0" r="0" b="5080"/>
            <wp:docPr id="1473583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355" name=""/>
                    <pic:cNvPicPr/>
                  </pic:nvPicPr>
                  <pic:blipFill>
                    <a:blip r:embed="rId18"/>
                    <a:stretch>
                      <a:fillRect/>
                    </a:stretch>
                  </pic:blipFill>
                  <pic:spPr>
                    <a:xfrm>
                      <a:off x="0" y="0"/>
                      <a:ext cx="5400040" cy="4605020"/>
                    </a:xfrm>
                    <a:prstGeom prst="rect">
                      <a:avLst/>
                    </a:prstGeom>
                  </pic:spPr>
                </pic:pic>
              </a:graphicData>
            </a:graphic>
          </wp:inline>
        </w:drawing>
      </w:r>
    </w:p>
    <w:p w14:paraId="3C2C2C8F" w14:textId="0979DA77" w:rsidR="008738FA" w:rsidRDefault="008738FA" w:rsidP="008738FA">
      <w:pPr>
        <w:pStyle w:val="Ttulo4"/>
        <w:rPr>
          <w:rFonts w:cstheme="minorBidi"/>
        </w:rPr>
      </w:pPr>
      <w:r>
        <w:rPr>
          <w:rFonts w:cstheme="minorBidi"/>
        </w:rPr>
        <w:lastRenderedPageBreak/>
        <w:t xml:space="preserve">CU011 – Confirmar entrega de piqueos.</w:t>
      </w:r>
    </w:p>
    <w:p w14:paraId="104FD33C" w14:textId="492A6482" w:rsidR="008738FA" w:rsidRPr="008738FA" w:rsidRDefault="00C111A7" w:rsidP="008738FA">
      <w:pPr>
        <w:rPr>
          <w:rFonts w:cstheme="minorBidi"/>
        </w:rPr>
      </w:pPr>
      <w:r>
        <w:rPr>
          <w:noProof/>
        </w:rPr>
        <w:drawing>
          <wp:inline distT="0" distB="0" distL="0" distR="0" wp14:anchorId="7A5EA0EF" wp14:editId="6802E8C3">
            <wp:extent cx="5400040" cy="2264410"/>
            <wp:effectExtent l="0" t="0" r="0" b="2540"/>
            <wp:docPr id="1823595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95289" name=""/>
                    <pic:cNvPicPr/>
                  </pic:nvPicPr>
                  <pic:blipFill>
                    <a:blip r:embed="rId19"/>
                    <a:stretch>
                      <a:fillRect/>
                    </a:stretch>
                  </pic:blipFill>
                  <pic:spPr>
                    <a:xfrm>
                      <a:off x="0" y="0"/>
                      <a:ext cx="5400040" cy="2264410"/>
                    </a:xfrm>
                    <a:prstGeom prst="rect">
                      <a:avLst/>
                    </a:prstGeom>
                  </pic:spPr>
                </pic:pic>
              </a:graphicData>
            </a:graphic>
          </wp:inline>
        </w:drawing>
      </w:r>
    </w:p>
    <w:tbl>
      <w:tblPr>
        <w:tblStyle w:val="Tablaconcuadrcula"/>
        <w:tblW w:w="8784" w:type="dxa"/>
        <w:tblLook w:val="04A0" w:firstRow="1" w:lastRow="0" w:firstColumn="1" w:lastColumn="0" w:noHBand="0" w:noVBand="1"/>
      </w:tblPr>
      <w:tblGrid>
        <w:gridCol w:w="8784"/>
      </w:tblGrid>
      <w:tr w:rsidR="008738FA" w:rsidRPr="008738FA" w14:paraId="05180A9C" w14:textId="77777777" w:rsidTr="00B207C0">
        <w:tc>
          <w:tcPr>
            <w:tcW w:w="8784" w:type="dxa"/>
          </w:tcPr>
          <w:p w14:paraId="610E852D" w14:textId="330A7968" w:rsidR="008738FA" w:rsidRPr="00E92625" w:rsidRDefault="008738FA" w:rsidP="00E92625">
            <w:pPr>
              <w:rPr>
                <w:rFonts w:cstheme="minorBidi"/>
                <w:lang w:val="es-ES"/>
              </w:rPr>
            </w:pPr>
            <w:r>
              <w:rPr>
                <w:rFonts w:cstheme="minorBidi"/>
                <w:b/>
                <w:bCs/>
                <w:lang w:val="es-ES"/>
              </w:rPr>
              <w:t>ID Y NOMBRE</w:t>
            </w:r>
            <w:r>
              <w:rPr>
                <w:rFonts w:cstheme="minorBidi"/>
                <w:lang w:val="es-ES"/>
              </w:rPr>
              <w:t xml:space="preserve">: CU011 – </w:t>
            </w:r>
            <w:r>
              <w:rPr>
                <w:rFonts w:cstheme="minorBidi"/>
              </w:rPr>
              <w:t>Confirmar Entrega de Piqueos</w:t>
            </w:r>
          </w:p>
        </w:tc>
      </w:tr>
      <w:tr w:rsidR="008738FA" w:rsidRPr="008738FA" w14:paraId="063F8ECD" w14:textId="77777777" w:rsidTr="00B207C0">
        <w:tc>
          <w:tcPr>
            <w:tcW w:w="8784" w:type="dxa"/>
          </w:tcPr>
          <w:p w14:paraId="065BAE6F" w14:textId="74C568B0" w:rsidR="008738FA" w:rsidRPr="008738FA" w:rsidRDefault="008738FA" w:rsidP="00BE30D4">
            <w:pPr>
              <w:rPr>
                <w:rFonts w:cstheme="minorBidi"/>
                <w:lang w:val="es-ES"/>
              </w:rPr>
            </w:pPr>
            <w:r>
              <w:rPr>
                <w:rFonts w:cstheme="minorBidi"/>
                <w:b/>
                <w:bCs/>
                <w:lang w:val="es-ES"/>
              </w:rPr>
              <w:t>ESTADO</w:t>
            </w:r>
            <w:r>
              <w:rPr>
                <w:rFonts w:cstheme="minorBidi"/>
                <w:lang w:val="es-ES"/>
              </w:rPr>
              <w:t xml:space="preserve">: En Proceso</w:t>
            </w:r>
          </w:p>
        </w:tc>
      </w:tr>
      <w:tr w:rsidR="008738FA" w:rsidRPr="008738FA" w14:paraId="31E33575" w14:textId="77777777" w:rsidTr="00B207C0">
        <w:tc>
          <w:tcPr>
            <w:tcW w:w="8784" w:type="dxa"/>
          </w:tcPr>
          <w:p w14:paraId="4F5603F9" w14:textId="0CEB1AAD" w:rsidR="008738FA" w:rsidRPr="008738FA" w:rsidRDefault="008738FA" w:rsidP="00A561A2">
            <w:pPr>
              <w:rPr>
                <w:rFonts w:cstheme="minorBidi"/>
                <w:lang w:val="es-ES"/>
              </w:rPr>
            </w:pPr>
            <w:r>
              <w:rPr>
                <w:rFonts w:cstheme="minorBidi"/>
                <w:b/>
                <w:bCs/>
                <w:lang w:val="es-ES"/>
              </w:rPr>
              <w:t xml:space="preserve">DESCRIPCIÓN</w:t>
            </w:r>
            <w:r>
              <w:rPr>
                <w:rFonts w:cstheme="minorBidi"/>
                <w:lang w:val="es-ES"/>
              </w:rPr>
              <w:t xml:space="preserve">: El caso de uso permite </w:t>
            </w:r>
            <w:del w:id="1318" w:author="Claude" w:date="2026-10-05T00:00:00Z">
              <w:r>
                <w:rPr>
                  <w:rFonts w:cstheme="minorBidi"/>
                  <w:lang w:val="es-ES"/>
                </w:rPr>
                <w:delText xml:space="preserve">a Cocina</w:delText>
              </w:r>
            </w:del>
            <w:ins w:id="1319" w:author="Claude" w:date="2026-10-05T00:00:00Z">
              <w:r>
                <w:rPr>
                  <w:rFonts w:cstheme="minorBidi"/>
                  <w:lang w:val="es-ES"/>
                </w:rPr>
                <w:t xml:space="preserve">al Cocinero</w:t>
              </w:r>
            </w:ins>
            <w:r>
              <w:rPr>
                <w:rFonts w:cstheme="minorBidi"/>
                <w:lang w:val="es-ES"/>
              </w:rPr>
              <w:t xml:space="preserve"> confirmar la entrega de una comanda una vez que preparó y entregó al cliente los piqueos pedidos.</w:t>
            </w:r>
          </w:p>
        </w:tc>
      </w:tr>
      <w:tr w:rsidR="008738FA" w:rsidRPr="008738FA" w14:paraId="6CB692D2" w14:textId="77777777" w:rsidTr="00B207C0">
        <w:tc>
          <w:tcPr>
            <w:tcW w:w="8784" w:type="dxa"/>
          </w:tcPr>
          <w:p w14:paraId="7486A6B6" w14:textId="77777777" w:rsidR="008738FA" w:rsidRPr="008738FA" w:rsidRDefault="008738FA" w:rsidP="00BE30D4">
            <w:pPr>
              <w:rPr>
                <w:rFonts w:cstheme="minorBidi"/>
                <w:lang w:val="es-ES"/>
              </w:rPr>
            </w:pPr>
            <w:r>
              <w:rPr>
                <w:rFonts w:cstheme="minorBidi"/>
                <w:b/>
                <w:bCs/>
                <w:lang w:val="es-ES"/>
              </w:rPr>
              <w:t xml:space="preserve">ACTOR PRINCIPAL</w:t>
            </w:r>
            <w:r>
              <w:rPr>
                <w:rFonts w:cstheme="minorBidi"/>
                <w:lang w:val="es-ES"/>
              </w:rPr>
              <w:t xml:space="preserve">: </w:t>
            </w:r>
            <w:del w:id="1320" w:author="Claude" w:date="2026-10-05T00:00:00Z">
              <w:r>
                <w:rPr>
                  <w:rFonts w:cstheme="minorBidi"/>
                  <w:lang w:val="es-ES"/>
                </w:rPr>
                <w:delText xml:space="preserve">Cocina</w:delText>
              </w:r>
            </w:del>
            <w:ins w:id="1321" w:author="Claude" w:date="2026-10-05T00:00:00Z">
              <w:r>
                <w:rPr>
                  <w:rFonts w:cstheme="minorBidi"/>
                  <w:lang w:val="es-ES"/>
                </w:rPr>
                <w:t xml:space="preserve">Cocinero</w:t>
              </w:r>
            </w:ins>
          </w:p>
        </w:tc>
      </w:tr>
      <w:tr w:rsidR="008738FA" w:rsidRPr="008738FA" w14:paraId="22602564" w14:textId="77777777" w:rsidTr="00B207C0">
        <w:tc>
          <w:tcPr>
            <w:tcW w:w="8784" w:type="dxa"/>
          </w:tcPr>
          <w:p w14:paraId="332B6220" w14:textId="107FD983" w:rsidR="008738FA" w:rsidRPr="008738FA" w:rsidRDefault="008738FA" w:rsidP="00BE30D4">
            <w:pPr>
              <w:rPr>
                <w:rFonts w:cstheme="minorBidi"/>
                <w:lang w:val="es-ES"/>
              </w:rPr>
            </w:pPr>
            <w:r>
              <w:rPr>
                <w:rFonts w:cstheme="minorBidi"/>
                <w:b/>
                <w:bCs/>
                <w:lang w:val="es-ES"/>
              </w:rPr>
              <w:t>ACTORES SECUNDARIOS</w:t>
            </w:r>
            <w:r>
              <w:rPr>
                <w:rFonts w:cstheme="minorBidi"/>
                <w:lang w:val="es-ES"/>
              </w:rPr>
              <w:t>:</w:t>
            </w:r>
            <w:r>
              <w:t xml:space="preserve"> </w:t>
            </w:r>
            <w:r>
              <w:rPr>
                <w:rFonts w:cstheme="minorBidi"/>
                <w:lang w:val="es-ES"/>
              </w:rPr>
              <w:t>No tiene.</w:t>
            </w:r>
          </w:p>
        </w:tc>
      </w:tr>
      <w:tr w:rsidR="008738FA" w:rsidRPr="008738FA" w14:paraId="27524A5C" w14:textId="77777777" w:rsidTr="00B207C0">
        <w:tc>
          <w:tcPr>
            <w:tcW w:w="8784" w:type="dxa"/>
          </w:tcPr>
          <w:p w14:paraId="5D8736E8" w14:textId="4A0348EB" w:rsidR="008738FA" w:rsidRPr="008738FA" w:rsidRDefault="008738FA" w:rsidP="00E92625">
            <w:pPr>
              <w:rPr>
                <w:rFonts w:cstheme="minorBidi"/>
                <w:lang w:val="es-ES"/>
              </w:rPr>
            </w:pPr>
            <w:r>
              <w:rPr>
                <w:rFonts w:cstheme="minorBidi"/>
                <w:b/>
                <w:bCs/>
                <w:lang w:val="es-ES"/>
              </w:rPr>
              <w:t>PRECONDICIONES</w:t>
            </w:r>
            <w:r>
              <w:rPr>
                <w:rFonts w:cstheme="minorBidi"/>
                <w:lang w:val="es-ES"/>
              </w:rPr>
              <w:t xml:space="preserve">: </w:t>
            </w:r>
            <w:r>
              <w:rPr>
                <w:rFonts w:cstheme="minorBidi"/>
              </w:rPr>
              <w:t>Existe una Comanda en estado "Pendiente" asociada a una Venta.</w:t>
            </w:r>
          </w:p>
        </w:tc>
      </w:tr>
      <w:tr w:rsidR="008738FA" w:rsidRPr="008738FA" w14:paraId="3A2C3B71" w14:textId="77777777" w:rsidTr="00B207C0">
        <w:tc>
          <w:tcPr>
            <w:tcW w:w="8784" w:type="dxa"/>
          </w:tcPr>
          <w:p w14:paraId="1AFB6A5D" w14:textId="62E80D83" w:rsidR="008738FA" w:rsidRPr="00C65A0F" w:rsidRDefault="008738FA" w:rsidP="00BE30D4">
            <w:pPr>
              <w:rPr>
                <w:rFonts w:cstheme="minorBidi"/>
                <w:u w:val="single"/>
                <w:lang w:val="es-ES"/>
              </w:rPr>
            </w:pPr>
            <w:r>
              <w:rPr>
                <w:rFonts w:cstheme="minorBidi"/>
                <w:b/>
                <w:bCs/>
                <w:lang w:val="es-ES"/>
              </w:rPr>
              <w:t>PUNTOS DE EXTENSIÓN</w:t>
            </w:r>
            <w:r>
              <w:rPr>
                <w:rFonts w:cstheme="minorBidi"/>
                <w:lang w:val="es-ES"/>
              </w:rPr>
              <w:t xml:space="preserve">: No tiene.</w:t>
            </w:r>
          </w:p>
        </w:tc>
      </w:tr>
      <w:tr w:rsidR="008738FA" w:rsidRPr="008738FA" w14:paraId="3767B51E" w14:textId="77777777" w:rsidTr="00B207C0">
        <w:tc>
          <w:tcPr>
            <w:tcW w:w="8784" w:type="dxa"/>
          </w:tcPr>
          <w:p w14:paraId="4DF126BB" w14:textId="5FAC27EA" w:rsidR="008738FA" w:rsidRPr="008738FA" w:rsidRDefault="008738FA" w:rsidP="00E92625">
            <w:pPr>
              <w:rPr>
                <w:rFonts w:cstheme="minorBidi"/>
                <w:lang w:val="es-ES"/>
              </w:rPr>
            </w:pPr>
            <w:r>
              <w:rPr>
                <w:rFonts w:cstheme="minorBidi"/>
                <w:b/>
                <w:bCs/>
                <w:lang w:val="es-ES"/>
              </w:rPr>
              <w:t xml:space="preserve">CONDICIÓN</w:t>
            </w:r>
            <w:r>
              <w:rPr>
                <w:rFonts w:cstheme="minorBidi"/>
                <w:lang w:val="es-ES"/>
              </w:rPr>
              <w:t xml:space="preserve">: </w:t>
            </w:r>
            <w:del w:id="1322" w:author="Claude" w:date="2026-10-05T00:00:00Z">
              <w:r>
                <w:rPr>
                  <w:rFonts w:cstheme="minorBidi"/>
                  <w:lang w:val="es-ES"/>
                </w:rPr>
                <w:delText xml:space="preserve">Cocina</w:delText>
              </w:r>
            </w:del>
            <w:ins w:id="1323" w:author="Claude" w:date="2026-10-05T00:00:00Z">
              <w:r>
                <w:rPr>
                  <w:rFonts w:cstheme="minorBidi"/>
                  <w:lang w:val="es-ES"/>
                </w:rPr>
                <w:t xml:space="preserve">El Cocinero</w:t>
              </w:r>
            </w:ins>
            <w:r>
              <w:rPr>
                <w:rFonts w:cstheme="minorBidi"/>
                <w:lang w:val="es-ES"/>
              </w:rPr>
              <w:t xml:space="preserve"> debe haber preparado y entregado al cliente todos los piqueos de la comanda.</w:t>
            </w:r>
          </w:p>
        </w:tc>
      </w:tr>
      <w:tr w:rsidR="008738FA" w:rsidRPr="008738FA" w14:paraId="1D35B49F" w14:textId="77777777" w:rsidTr="00B207C0">
        <w:tc>
          <w:tcPr>
            <w:tcW w:w="8784" w:type="dxa"/>
          </w:tcPr>
          <w:p w14:paraId="209C09EE" w14:textId="77777777" w:rsidR="008738FA" w:rsidRPr="008738FA" w:rsidRDefault="008738FA" w:rsidP="00BE30D4">
            <w:pPr>
              <w:rPr>
                <w:rFonts w:cstheme="minorBidi"/>
                <w:lang w:val="es-ES"/>
              </w:rPr>
            </w:pPr>
            <w:r>
              <w:rPr>
                <w:rFonts w:cstheme="minorBidi"/>
                <w:b/>
                <w:bCs/>
                <w:lang w:val="es-ES"/>
              </w:rPr>
              <w:t>ESCENARIO PRINCIPAL</w:t>
            </w:r>
            <w:r>
              <w:rPr>
                <w:rFonts w:cstheme="minorBidi"/>
                <w:lang w:val="es-ES"/>
              </w:rPr>
              <w:t>:</w:t>
            </w:r>
          </w:p>
        </w:tc>
      </w:tr>
      <w:tr w:rsidR="008738FA" w:rsidRPr="008738FA" w14:paraId="48364982" w14:textId="77777777" w:rsidTr="00B207C0">
        <w:trPr>
          <w:trHeight w:val="1797"/>
        </w:trPr>
        <w:tc>
          <w:tcPr>
            <w:tcW w:w="8784" w:type="dxa"/>
          </w:tcPr>
          <w:p w14:paraId="167E134D" w14:textId="77777777" w:rsidR="00E92625" w:rsidRPr="00E92625" w:rsidRDefault="00E92625">
            <w:pPr>
              <w:pStyle w:val="Prrafodelista"/>
              <w:numPr>
                <w:ilvl w:val="0"/>
                <w:numId w:val="19"/>
              </w:numPr>
              <w:rPr>
                <w:rFonts w:cstheme="minorBidi"/>
                <w:lang w:val="es-ES"/>
              </w:rPr>
            </w:pPr>
            <w:del w:id="1324" w:author="Claude" w:date="2026-10-05T00:00:00Z">
              <w:r>
                <w:rPr>
                  <w:rFonts w:cstheme="minorBidi"/>
                  <w:lang w:val="es-ES"/>
                </w:rPr>
                <w:delText xml:space="preserve">Cocina</w:delText>
              </w:r>
            </w:del>
            <w:ins w:id="1325" w:author="Claude" w:date="2026-10-05T00:00:00Z">
              <w:r>
                <w:rPr>
                  <w:rFonts w:cstheme="minorBidi"/>
                  <w:lang w:val="es-ES"/>
                </w:rPr>
                <w:t xml:space="preserve">El Cocinero</w:t>
              </w:r>
            </w:ins>
            <w:r>
              <w:rPr>
                <w:rFonts w:cstheme="minorBidi"/>
                <w:lang w:val="es-ES"/>
              </w:rPr>
              <w:t xml:space="preserve"> selecciona en el sistema la comanda</w:t>
            </w:r>
            <w:ins w:id="1326" w:author="Claude" w:date="2026-10-05T00:00:00Z">
              <w:r>
                <w:rPr>
                  <w:rFonts w:cstheme="minorBidi"/>
                  <w:lang w:val="es-ES"/>
                </w:rPr>
                <w:t xml:space="preserve"> pendiente</w:t>
              </w:r>
            </w:ins>
            <w:r>
              <w:rPr>
                <w:rFonts w:cstheme="minorBidi"/>
                <w:lang w:val="es-ES"/>
              </w:rPr>
              <w:t xml:space="preserve"> correspondiente a los piqueos que preparó y entregó.</w:t>
            </w:r>
          </w:p>
          <w:p w14:paraId="7DB73A06" w14:textId="77777777" w:rsidR="00E92625" w:rsidRPr="00E92625" w:rsidRDefault="00E92625">
            <w:pPr>
              <w:pStyle w:val="Prrafodelista"/>
              <w:numPr>
                <w:ilvl w:val="0"/>
                <w:numId w:val="19"/>
              </w:numPr>
              <w:rPr>
                <w:rFonts w:cstheme="minorBidi"/>
                <w:lang w:val="es-ES"/>
              </w:rPr>
            </w:pPr>
            <w:r>
              <w:rPr>
                <w:rFonts w:cstheme="minorBidi"/>
                <w:lang w:val="es-ES"/>
              </w:rPr>
              <w:t>El sistema muestra el detalle de la comanda (piqueos y cantidades).</w:t>
            </w:r>
          </w:p>
          <w:p w14:paraId="7939FC33" w14:textId="77777777" w:rsidR="00E92625" w:rsidRPr="00E92625" w:rsidRDefault="00E92625">
            <w:pPr>
              <w:pStyle w:val="Prrafodelista"/>
              <w:numPr>
                <w:ilvl w:val="0"/>
                <w:numId w:val="19"/>
              </w:numPr>
              <w:rPr>
                <w:rFonts w:cstheme="minorBidi"/>
                <w:lang w:val="es-ES"/>
              </w:rPr>
            </w:pPr>
            <w:del w:id="1327" w:author="Claude" w:date="2026-10-05T00:00:00Z">
              <w:r>
                <w:rPr>
                  <w:rFonts w:cstheme="minorBidi"/>
                  <w:lang w:val="es-ES"/>
                </w:rPr>
                <w:delText xml:space="preserve">Cocina</w:delText>
              </w:r>
            </w:del>
            <w:ins w:id="1328" w:author="Claude" w:date="2026-10-05T00:00:00Z">
              <w:r>
                <w:rPr>
                  <w:rFonts w:cstheme="minorBidi"/>
                  <w:lang w:val="es-ES"/>
                </w:rPr>
                <w:t xml:space="preserve">El Cocinero</w:t>
              </w:r>
            </w:ins>
            <w:r>
              <w:rPr>
                <w:rFonts w:cstheme="minorBidi"/>
                <w:lang w:val="es-ES"/>
              </w:rPr>
              <w:t xml:space="preserve"> confirma la entrega de la comanda.</w:t>
            </w:r>
          </w:p>
          <w:p w14:paraId="305F0457" w14:textId="408D32D4" w:rsidR="008738FA" w:rsidRPr="008738FA" w:rsidRDefault="00E92625">
            <w:pPr>
              <w:pStyle w:val="Prrafodelista"/>
              <w:numPr>
                <w:ilvl w:val="0"/>
                <w:numId w:val="19"/>
              </w:numPr>
              <w:rPr>
                <w:rFonts w:cstheme="minorBidi"/>
                <w:lang w:val="es-ES"/>
              </w:rPr>
            </w:pPr>
            <w:r>
              <w:rPr>
                <w:rFonts w:cstheme="minorBidi"/>
                <w:lang w:val="es-ES"/>
              </w:rPr>
              <w:t>El sistema actualiza el estado de la comanda a "Entregada" y lo confirma en pantalla.</w:t>
            </w:r>
          </w:p>
        </w:tc>
      </w:tr>
      <w:tr w:rsidR="008738FA" w:rsidRPr="008738FA" w14:paraId="01BAE281" w14:textId="77777777" w:rsidTr="00B207C0">
        <w:tc>
          <w:tcPr>
            <w:tcW w:w="8784" w:type="dxa"/>
          </w:tcPr>
          <w:p w14:paraId="77AB4D21" w14:textId="77777777" w:rsidR="008738FA" w:rsidRPr="008738FA" w:rsidRDefault="008738FA" w:rsidP="00BE30D4">
            <w:pPr>
              <w:rPr>
                <w:rFonts w:cstheme="minorBidi"/>
                <w:lang w:val="es-ES"/>
              </w:rPr>
            </w:pPr>
            <w:r>
              <w:rPr>
                <w:rFonts w:cstheme="minorBidi"/>
                <w:b/>
                <w:bCs/>
                <w:lang w:val="es-ES"/>
              </w:rPr>
              <w:t xml:space="preserve">FLUJOS </w:t>
            </w:r>
            <w:del w:id="1329" w:author="Claude" w:date="2026-10-05T00:00:00Z">
              <w:r>
                <w:rPr>
                  <w:rFonts w:cstheme="minorBidi"/>
                  <w:b/>
                  <w:bCs/>
                  <w:lang w:val="es-ES"/>
                </w:rPr>
                <w:delText xml:space="preserve">ALTERNATIVO</w:delText>
              </w:r>
            </w:del>
            <w:ins w:id="1330" w:author="Claude" w:date="2026-10-05T00:00:00Z">
              <w:r>
                <w:rPr>
                  <w:rFonts w:cstheme="minorBidi"/>
                  <w:b/>
                  <w:bCs/>
                  <w:lang w:val="es-ES"/>
                </w:rPr>
                <w:t xml:space="preserve">ALTERNATIVOS</w:t>
              </w:r>
            </w:ins>
            <w:r>
              <w:rPr>
                <w:rFonts w:cstheme="minorBidi"/>
                <w:lang w:val="es-ES"/>
              </w:rPr>
              <w:t xml:space="preserve">:</w:t>
            </w:r>
          </w:p>
        </w:tc>
      </w:tr>
      <w:tr w:rsidR="008738FA" w:rsidRPr="008738FA" w14:paraId="27E447E8" w14:textId="77777777" w:rsidTr="00B207C0">
        <w:trPr>
          <w:trHeight w:val="1400"/>
        </w:trPr>
        <w:tc>
          <w:tcPr>
            <w:tcW w:w="8784" w:type="dxa"/>
          </w:tcPr>
          <w:p w14:paraId="3D3C8F8F" w14:textId="77777777" w:rsidR="00B207C0" w:rsidRPr="00B207C0" w:rsidRDefault="00B207C0" w:rsidP="00B207C0">
            <w:pPr>
              <w:rPr>
                <w:rFonts w:cstheme="minorBidi"/>
                <w:b/>
                <w:bCs/>
                <w:lang w:val="es-ES"/>
              </w:rPr>
            </w:pPr>
            <w:r>
              <w:rPr>
                <w:rFonts w:cstheme="minorBidi"/>
                <w:b/>
                <w:bCs/>
                <w:lang w:val="es-ES"/>
              </w:rPr>
              <w:t>FA1 — Comanda ya confirmada</w:t>
            </w:r>
          </w:p>
          <w:p w14:paraId="4DD76325" w14:textId="77777777" w:rsidR="00E92625" w:rsidRPr="00E92625" w:rsidRDefault="00E92625" w:rsidP="00E92625">
            <w:pPr>
              <w:rPr>
                <w:rFonts w:cstheme="minorBidi"/>
                <w:lang w:val="es-ES"/>
              </w:rPr>
            </w:pPr>
            <w:r>
              <w:rPr>
                <w:rFonts w:cstheme="minorBidi"/>
                <w:lang w:val="es-ES"/>
              </w:rPr>
              <w:t>3.1 El sistema detecta que la comanda ya fue marcada como entregada anteriormente.</w:t>
              <w:br/>
              <w:t>3.2 El sistema muestra en pantalla "La comanda ya fue confirmada" y cancela la operación.</w:t>
            </w:r>
          </w:p>
          <w:p w14:paraId="7990178C" w14:textId="37C4CC55" w:rsidR="00AA5027" w:rsidRPr="00E92625" w:rsidRDefault="00AA5027" w:rsidP="00B207C0">
            <w:pPr>
              <w:rPr>
                <w:rFonts w:cstheme="minorBidi"/>
                <w:lang w:val="es-ES"/>
              </w:rPr>
            </w:pPr>
          </w:p>
        </w:tc>
      </w:tr>
      <w:tr w:rsidR="008738FA" w:rsidRPr="008738FA" w14:paraId="4A18D19E" w14:textId="77777777" w:rsidTr="00B207C0">
        <w:tc>
          <w:tcPr>
            <w:tcW w:w="8784" w:type="dxa"/>
          </w:tcPr>
          <w:p w14:paraId="0FD71A4E" w14:textId="40EC54A2" w:rsidR="008738FA" w:rsidRPr="00E92625" w:rsidRDefault="00E92625" w:rsidP="00E92625">
            <w:pPr>
              <w:rPr>
                <w:rFonts w:cstheme="minorBidi"/>
                <w:u w:val="single"/>
                <w:lang w:val="es-ES"/>
              </w:rPr>
            </w:pPr>
            <w:r>
              <w:rPr>
                <w:rFonts w:cstheme="minorBidi"/>
                <w:b/>
                <w:bCs/>
                <w:lang w:val="es-ES"/>
              </w:rPr>
              <w:t xml:space="preserve">POSTCONDICIONES: </w:t>
            </w:r>
            <w:r>
              <w:rPr>
                <w:rFonts w:cstheme="minorBidi"/>
                <w:lang w:val="es-ES"/>
              </w:rPr>
              <w:t>La Comanda queda en estado "Entregada".</w:t>
            </w:r>
          </w:p>
        </w:tc>
      </w:tr>
    </w:tbl>
    <w:p w14:paraId="1DBEAC1B" w14:textId="4066A65F" w:rsidR="008738FA" w:rsidRDefault="008A0B5D" w:rsidP="008738FA">
      <w:pPr>
        <w:rPr>
          <w:rFonts w:cstheme="minorBidi"/>
          <w:b/>
          <w:bCs/>
        </w:rPr>
      </w:pPr>
      <w:r>
        <w:rPr>
          <w:rFonts w:cstheme="minorBidi"/>
          <w:b/>
          <w:bCs/>
        </w:rPr>
        <w:t>Diagrama de Secuencias:</w:t>
      </w:r>
    </w:p>
    <w:p w14:paraId="2950A56B" w14:textId="6936B4CA" w:rsidR="008A0B5D" w:rsidRDefault="00522A90" w:rsidP="008738FA">
      <w:pPr>
        <w:rPr>
          <w:rFonts w:cstheme="minorBidi"/>
        </w:rPr>
      </w:pPr>
      <w:r>
        <w:rPr>
          <w:noProof/>
        </w:rPr>
        <w:lastRenderedPageBreak/>
        <w:drawing>
          <wp:inline distT="0" distB="0" distL="0" distR="0" wp14:anchorId="72C2870A" wp14:editId="023B2014">
            <wp:extent cx="5400040" cy="4648200"/>
            <wp:effectExtent l="0" t="0" r="0" b="0"/>
            <wp:docPr id="2051606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06281" name=""/>
                    <pic:cNvPicPr/>
                  </pic:nvPicPr>
                  <pic:blipFill>
                    <a:blip r:embed="rId20"/>
                    <a:stretch>
                      <a:fillRect/>
                    </a:stretch>
                  </pic:blipFill>
                  <pic:spPr>
                    <a:xfrm>
                      <a:off x="0" y="0"/>
                      <a:ext cx="5400040" cy="4648200"/>
                    </a:xfrm>
                    <a:prstGeom prst="rect">
                      <a:avLst/>
                    </a:prstGeom>
                  </pic:spPr>
                </pic:pic>
              </a:graphicData>
            </a:graphic>
          </wp:inline>
        </w:drawing>
      </w:r>
    </w:p>
    <w:p w14:paraId="7CAE9127" w14:textId="1CA9602B" w:rsidR="008738FA" w:rsidRDefault="008738FA" w:rsidP="008738FA">
      <w:pPr>
        <w:pStyle w:val="Ttulo4"/>
        <w:rPr>
          <w:rFonts w:cstheme="minorBidi"/>
        </w:rPr>
      </w:pPr>
      <w:r>
        <w:rPr>
          <w:rFonts w:cstheme="minorBidi"/>
        </w:rPr>
        <w:t xml:space="preserve">CU012 – Confirmar Entrega de Bebidas.</w:t>
      </w:r>
    </w:p>
    <w:p w14:paraId="113DB8F5" w14:textId="6D9E646C" w:rsidR="00C65A0F" w:rsidRPr="00C65A0F" w:rsidRDefault="00C83BA2" w:rsidP="00C65A0F">
      <w:r>
        <w:rPr>
          <w:noProof/>
        </w:rPr>
        <w:drawing>
          <wp:inline distT="0" distB="0" distL="0" distR="0" wp14:anchorId="707F7DC7" wp14:editId="2BEC7A13">
            <wp:extent cx="5400040" cy="1711960"/>
            <wp:effectExtent l="0" t="0" r="0" b="2540"/>
            <wp:docPr id="284862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2191" name=""/>
                    <pic:cNvPicPr/>
                  </pic:nvPicPr>
                  <pic:blipFill>
                    <a:blip r:embed="rId21"/>
                    <a:stretch>
                      <a:fillRect/>
                    </a:stretch>
                  </pic:blipFill>
                  <pic:spPr>
                    <a:xfrm>
                      <a:off x="0" y="0"/>
                      <a:ext cx="5400040" cy="171196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8738FA" w:rsidRPr="008738FA" w14:paraId="6C616300" w14:textId="77777777">
        <w:tc>
          <w:tcPr>
            <w:tcW w:w="8494" w:type="dxa"/>
          </w:tcPr>
          <w:p w14:paraId="0EC3109F" w14:textId="5E4B6D0F" w:rsidR="008738FA" w:rsidRPr="00005DDA" w:rsidRDefault="008738FA" w:rsidP="00005DDA">
            <w:pPr>
              <w:rPr>
                <w:rFonts w:cstheme="minorBidi"/>
                <w:lang w:val="es-ES"/>
              </w:rPr>
            </w:pPr>
            <w:r>
              <w:rPr>
                <w:rFonts w:cstheme="minorBidi"/>
                <w:b/>
                <w:bCs/>
                <w:lang w:val="es-ES"/>
              </w:rPr>
              <w:t>ID Y NOMBRE:</w:t>
            </w:r>
            <w:r>
              <w:rPr>
                <w:rFonts w:cstheme="minorBidi"/>
                <w:lang w:val="es-ES"/>
              </w:rPr>
              <w:t xml:space="preserve"> CU012 – </w:t>
            </w:r>
            <w:r>
              <w:rPr>
                <w:rFonts w:cstheme="minorBidi"/>
              </w:rPr>
              <w:t>Confirmar Entrega de Bebidas</w:t>
            </w:r>
          </w:p>
        </w:tc>
      </w:tr>
      <w:tr w:rsidR="008738FA" w:rsidRPr="008738FA" w14:paraId="345C05AE" w14:textId="77777777">
        <w:tc>
          <w:tcPr>
            <w:tcW w:w="8494" w:type="dxa"/>
          </w:tcPr>
          <w:p w14:paraId="6F1FDC86" w14:textId="77777777" w:rsidR="008738FA" w:rsidRPr="008738FA" w:rsidRDefault="008738FA" w:rsidP="00BE30D4">
            <w:pPr>
              <w:rPr>
                <w:rFonts w:cstheme="minorBidi"/>
                <w:b/>
                <w:bCs/>
                <w:lang w:val="es-ES"/>
              </w:rPr>
            </w:pPr>
            <w:r>
              <w:rPr>
                <w:rFonts w:cstheme="minorBidi"/>
                <w:b/>
                <w:bCs/>
                <w:lang w:val="es-ES"/>
              </w:rPr>
              <w:t xml:space="preserve">ESTADO:</w:t>
            </w:r>
            <w:ins w:id="1331" w:author="Claude" w:date="2026-10-05T00:00:00Z">
              <w:r>
                <w:rPr>
                  <w:rFonts w:cstheme="minorBidi"/>
                  <w:lang w:val="es-ES"/>
                </w:rPr>
                <w:t xml:space="preserve"> En proceso</w:t>
              </w:r>
            </w:ins>
          </w:p>
        </w:tc>
      </w:tr>
      <w:tr w:rsidR="008738FA" w:rsidRPr="008738FA" w14:paraId="02F37132" w14:textId="77777777">
        <w:tc>
          <w:tcPr>
            <w:tcW w:w="8494" w:type="dxa"/>
          </w:tcPr>
          <w:p w14:paraId="4952A792" w14:textId="77777777" w:rsidR="008738FA" w:rsidRPr="008738FA" w:rsidRDefault="008738FA" w:rsidP="00BE30D4">
            <w:pPr>
              <w:rPr>
                <w:rFonts w:cstheme="minorBidi"/>
                <w:lang w:val="es-ES"/>
              </w:rPr>
            </w:pPr>
            <w:r>
              <w:rPr>
                <w:rFonts w:cstheme="minorBidi"/>
                <w:b/>
                <w:bCs/>
                <w:lang w:val="es-ES"/>
              </w:rPr>
              <w:t xml:space="preserve">DESCRIPCIÓN:</w:t>
            </w:r>
            <w:r>
              <w:rPr>
                <w:rFonts w:cstheme="minorBidi"/>
                <w:lang w:val="es-ES"/>
              </w:rPr>
              <w:t xml:space="preserve"> El caso de uso permite al Bartender validar el vale</w:t>
            </w:r>
            <w:del w:id="1332" w:author="Claude" w:date="2026-10-05T00:00:00Z">
              <w:r>
                <w:rPr>
                  <w:rFonts w:cstheme="minorBidi"/>
                  <w:lang w:val="es-ES"/>
                </w:rPr>
                <w:delText xml:space="preserve">, descontar el volumen de insumos de la receta del trago pedido, verificar que la comanda (si existe) esté lista,</w:delText>
              </w:r>
            </w:del>
            <w:ins w:id="1333" w:author="Claude" w:date="2026-10-05T00:00:00Z">
              <w:r>
                <w:rPr>
                  <w:rFonts w:cstheme="minorBidi"/>
                  <w:lang w:val="es-ES"/>
                </w:rPr>
                <w:t xml:space="preserve"> presentado por el cliente, consultar la receta de cada trago escalada al tamaño vendido</w:t>
              </w:r>
            </w:ins>
            <w:r>
              <w:rPr>
                <w:rFonts w:cstheme="minorBidi"/>
                <w:lang w:val="es-ES"/>
              </w:rPr>
              <w:t xml:space="preserve"> y confirmar la entrega </w:t>
            </w:r>
            <w:del w:id="1334" w:author="Claude" w:date="2026-10-05T00:00:00Z">
              <w:r>
                <w:rPr>
                  <w:rFonts w:cstheme="minorBidi"/>
                  <w:lang w:val="es-ES"/>
                </w:rPr>
                <w:delText xml:space="preserve">del pedido completo al cliente</w:delText>
              </w:r>
            </w:del>
            <w:ins w:id="1335" w:author="Claude" w:date="2026-10-05T00:00:00Z">
              <w:r>
                <w:rPr>
                  <w:rFonts w:cstheme="minorBidi"/>
                  <w:lang w:val="es-ES"/>
                </w:rPr>
                <w:t xml:space="preserve">de las bebidas</w:t>
              </w:r>
            </w:ins>
            <w:r>
              <w:rPr>
                <w:rFonts w:cstheme="minorBidi"/>
                <w:lang w:val="es-ES"/>
              </w:rPr>
              <w:t xml:space="preserve">.</w:t>
            </w:r>
          </w:p>
        </w:tc>
      </w:tr>
      <w:tr w:rsidR="008738FA" w:rsidRPr="008738FA" w14:paraId="4C8E1D07" w14:textId="77777777">
        <w:tc>
          <w:tcPr>
            <w:tcW w:w="8494" w:type="dxa"/>
          </w:tcPr>
          <w:p w14:paraId="504A46E2" w14:textId="77777777" w:rsidR="008738FA" w:rsidRPr="008738FA" w:rsidRDefault="008738FA" w:rsidP="00BE30D4">
            <w:pPr>
              <w:rPr>
                <w:rFonts w:cstheme="minorBidi"/>
                <w:lang w:val="es-ES"/>
              </w:rPr>
            </w:pPr>
            <w:r>
              <w:rPr>
                <w:rFonts w:cstheme="minorBidi"/>
                <w:b/>
                <w:bCs/>
                <w:lang w:val="es-ES"/>
              </w:rPr>
              <w:lastRenderedPageBreak/>
              <w:t>ACTOR PRINCIPAL:</w:t>
            </w:r>
            <w:r>
              <w:rPr>
                <w:rFonts w:cstheme="minorBidi"/>
                <w:lang w:val="es-ES"/>
              </w:rPr>
              <w:t xml:space="preserve"> Bartender</w:t>
            </w:r>
          </w:p>
        </w:tc>
      </w:tr>
      <w:tr w:rsidR="008738FA" w:rsidRPr="008738FA" w14:paraId="27F98368" w14:textId="77777777">
        <w:tc>
          <w:tcPr>
            <w:tcW w:w="8494" w:type="dxa"/>
          </w:tcPr>
          <w:p w14:paraId="02FC669F" w14:textId="0A40BB29" w:rsidR="008738FA" w:rsidRPr="00AA5027" w:rsidRDefault="008738FA" w:rsidP="00AA5027">
            <w:pPr>
              <w:rPr>
                <w:rFonts w:cstheme="minorBidi"/>
                <w:u w:val="single"/>
                <w:lang w:val="es-ES"/>
              </w:rPr>
            </w:pPr>
            <w:del w:id="1336" w:author="Claude" w:date="2026-10-05T00:00:00Z">
              <w:r>
                <w:rPr>
                  <w:rFonts w:cstheme="minorBidi"/>
                  <w:b/>
                  <w:bCs/>
                  <w:lang w:val="es-ES"/>
                </w:rPr>
                <w:delText xml:space="preserve">ACTORES SECUNDARIOS:</w:delText>
              </w:r>
            </w:del>
            <w:del w:id="1337" w:author="Claude" w:date="2026-10-05T00:00:00Z">
              <w:r>
                <w:rPr>
                  <w:rFonts w:cstheme="minorBidi"/>
                  <w:lang w:val="es-ES"/>
                </w:rPr>
                <w:delText xml:space="preserve"> Cocina (la entrega depende de que haya confirmado la comanda como lista, si el pedido incluye piqueos), Cajero (recibe la notificación del faltante para ofrecer una alternativa al cliente).</w:delText>
              </w:r>
            </w:del>
            <w:ins w:id="1338" w:author="Claude" w:date="2026-10-05T00:00:00Z">
              <w:r>
                <w:rPr>
                  <w:rFonts w:cstheme="minorBidi"/>
                  <w:b/>
                  <w:bCs/>
                  <w:lang w:val="es-ES"/>
                </w:rPr>
                <w:t xml:space="preserve">ACTORES SECUNDARIOS:</w:t>
              </w:r>
            </w:ins>
            <w:ins w:id="1339" w:author="Claude" w:date="2026-10-05T00:00:00Z">
              <w:r>
                <w:rPr>
                  <w:rFonts w:cstheme="minorBidi"/>
                  <w:lang w:val="es-ES"/>
                </w:rPr>
                <w:t xml:space="preserve"> No tiene.</w:t>
              </w:r>
            </w:ins>
          </w:p>
        </w:tc>
      </w:tr>
      <w:tr w:rsidR="008738FA" w:rsidRPr="008738FA" w14:paraId="000567CC" w14:textId="77777777">
        <w:tc>
          <w:tcPr>
            <w:tcW w:w="8494" w:type="dxa"/>
          </w:tcPr>
          <w:p w14:paraId="2A32F59E" w14:textId="77777777" w:rsidR="008738FA" w:rsidRPr="008738FA" w:rsidRDefault="008738FA" w:rsidP="00BE30D4">
            <w:pPr>
              <w:rPr>
                <w:rFonts w:cstheme="minorBidi"/>
                <w:lang w:val="es-ES"/>
              </w:rPr>
            </w:pPr>
            <w:r>
              <w:rPr>
                <w:rFonts w:cstheme="minorBidi"/>
                <w:b/>
                <w:bCs/>
                <w:lang w:val="es-ES"/>
              </w:rPr>
              <w:t xml:space="preserve">PRECONDICIONES:</w:t>
            </w:r>
            <w:r>
              <w:rPr>
                <w:rFonts w:cstheme="minorBidi"/>
                <w:lang w:val="es-ES"/>
              </w:rPr>
              <w:t xml:space="preserve"> Existe un Vale </w:t>
            </w:r>
            <w:del w:id="1340" w:author="Claude" w:date="2026-10-05T00:00:00Z">
              <w:r>
                <w:rPr>
                  <w:rFonts w:cstheme="minorBidi"/>
                  <w:lang w:val="es-ES"/>
                </w:rPr>
                <w:delText xml:space="preserve">válido </w:delText>
              </w:r>
            </w:del>
            <w:r>
              <w:rPr>
                <w:rFonts w:cstheme="minorBidi"/>
                <w:lang w:val="es-ES"/>
              </w:rPr>
              <w:t xml:space="preserve">asociado a una Venta </w:t>
            </w:r>
            <w:del w:id="1341" w:author="Claude" w:date="2026-10-05T00:00:00Z">
              <w:r>
                <w:rPr>
                  <w:rFonts w:cstheme="minorBidi"/>
                  <w:lang w:val="es-ES"/>
                </w:rPr>
                <w:delText xml:space="preserve">con pago confirmado. Si la Venta incluye piqueos, existe una Comanda asociada.</w:delText>
              </w:r>
            </w:del>
            <w:ins w:id="1342" w:author="Claude" w:date="2026-10-05T00:00:00Z">
              <w:r>
                <w:rPr>
                  <w:rFonts w:cstheme="minorBidi"/>
                  <w:lang w:val="es-ES"/>
                </w:rPr>
                <w:t xml:space="preserve">registrada (el vale solo se genera al confirmar el cobro en CU010).</w:t>
              </w:r>
            </w:ins>
          </w:p>
        </w:tc>
      </w:tr>
      <w:tr w:rsidR="008738FA" w:rsidRPr="008738FA" w14:paraId="412B731D" w14:textId="77777777">
        <w:tc>
          <w:tcPr>
            <w:tcW w:w="8494" w:type="dxa"/>
          </w:tcPr>
          <w:p w14:paraId="6A6BB5D4" w14:textId="34B371AC" w:rsidR="008738FA" w:rsidRPr="00C65A0F" w:rsidRDefault="008738FA" w:rsidP="00BE30D4">
            <w:pPr>
              <w:rPr>
                <w:rFonts w:cstheme="minorBidi"/>
                <w:lang w:val="es-ES"/>
              </w:rPr>
            </w:pPr>
            <w:r>
              <w:rPr>
                <w:rFonts w:cstheme="minorBidi"/>
                <w:b/>
                <w:bCs/>
                <w:lang w:val="es-ES"/>
              </w:rPr>
              <w:t xml:space="preserve">PUNTOS DE EXTENSIÓN: </w:t>
            </w:r>
            <w:del w:id="1343" w:author="Claude" w:date="2026-10-05T00:00:00Z">
              <w:r>
                <w:rPr>
                  <w:rFonts w:cstheme="minorBidi"/>
                  <w:lang w:val="es-ES"/>
                </w:rPr>
                <w:delText xml:space="preserve">CU013 – Insertar Productos</w:delText>
              </w:r>
            </w:del>
            <w:ins w:id="1344" w:author="Claude" w:date="2026-10-05T00:00:00Z">
              <w:r>
                <w:rPr>
                  <w:rFonts w:cstheme="minorBidi"/>
                  <w:lang w:val="es-ES"/>
                </w:rPr>
                <w:t xml:space="preserve">No tiene</w:t>
              </w:r>
            </w:ins>
            <w:r>
              <w:rPr>
                <w:rFonts w:cstheme="minorBidi"/>
                <w:lang w:val="es-ES"/>
              </w:rPr>
              <w:t xml:space="preserve">.</w:t>
            </w:r>
          </w:p>
        </w:tc>
      </w:tr>
      <w:tr w:rsidR="008738FA" w:rsidRPr="008738FA" w14:paraId="08D094CD" w14:textId="77777777">
        <w:tc>
          <w:tcPr>
            <w:tcW w:w="8494" w:type="dxa"/>
          </w:tcPr>
          <w:p w14:paraId="3AEBF2DB" w14:textId="77777777" w:rsidR="008738FA" w:rsidRPr="008738FA" w:rsidRDefault="008738FA" w:rsidP="00BE30D4">
            <w:pPr>
              <w:rPr>
                <w:rFonts w:cstheme="minorBidi"/>
                <w:lang w:val="es-ES"/>
              </w:rPr>
            </w:pPr>
            <w:r>
              <w:rPr>
                <w:rFonts w:cstheme="minorBidi"/>
                <w:b/>
                <w:bCs/>
                <w:lang w:val="es-ES"/>
              </w:rPr>
              <w:t xml:space="preserve">CONDICIÓN:</w:t>
            </w:r>
            <w:r>
              <w:rPr>
                <w:rFonts w:cstheme="minorBidi"/>
                <w:lang w:val="es-ES"/>
              </w:rPr>
              <w:t xml:space="preserve"> El vale presentado</w:t>
            </w:r>
            <w:del w:id="1345" w:author="Claude" w:date="2026-10-05T00:00:00Z">
              <w:r>
                <w:rPr>
                  <w:rFonts w:cstheme="minorBidi"/>
                  <w:lang w:val="es-ES"/>
                </w:rPr>
                <w:delText xml:space="preserve"> debe corresponder a una Venta con pago confirmado y</w:delText>
              </w:r>
            </w:del>
            <w:r>
              <w:rPr>
                <w:rFonts w:cstheme="minorBidi"/>
                <w:lang w:val="es-ES"/>
              </w:rPr>
              <w:t xml:space="preserve"> no debe haber sido utilizado previamente.</w:t>
            </w:r>
          </w:p>
        </w:tc>
      </w:tr>
      <w:tr w:rsidR="008738FA" w:rsidRPr="008738FA" w14:paraId="42CCD8D6" w14:textId="77777777">
        <w:tc>
          <w:tcPr>
            <w:tcW w:w="8494" w:type="dxa"/>
          </w:tcPr>
          <w:p w14:paraId="44E93CC3" w14:textId="77777777" w:rsidR="008738FA" w:rsidRPr="008738FA" w:rsidRDefault="008738FA" w:rsidP="00BE30D4">
            <w:pPr>
              <w:rPr>
                <w:rFonts w:cstheme="minorBidi"/>
                <w:lang w:val="es-ES"/>
              </w:rPr>
            </w:pPr>
            <w:r>
              <w:rPr>
                <w:rFonts w:cstheme="minorBidi"/>
                <w:b/>
                <w:bCs/>
                <w:lang w:val="es-ES"/>
              </w:rPr>
              <w:t>ESCENARIO PRINCIPAL:</w:t>
            </w:r>
          </w:p>
        </w:tc>
      </w:tr>
      <w:tr w:rsidR="008738FA" w:rsidRPr="008738FA" w14:paraId="79739604" w14:textId="77777777" w:rsidTr="00B207C0">
        <w:trPr>
          <w:trHeight w:val="3468"/>
        </w:trPr>
        <w:tc>
          <w:tcPr>
            <w:tcW w:w="8494" w:type="dxa"/>
          </w:tcPr>
          <w:p w14:paraId="3EB4642E" w14:textId="77777777" w:rsidR="00522A90" w:rsidRPr="00522A90" w:rsidRDefault="00522A90">
            <w:pPr>
              <w:numPr>
                <w:ilvl w:val="0"/>
                <w:numId w:val="20"/>
              </w:numPr>
              <w:rPr>
                <w:rFonts w:cstheme="minorBidi"/>
                <w:lang w:val="es-ES"/>
              </w:rPr>
            </w:pPr>
            <w:r>
              <w:rPr>
                <w:rFonts w:cstheme="minorBidi"/>
                <w:lang w:val="es-ES"/>
              </w:rPr>
              <w:t xml:space="preserve">El Bartender ingresa el vale presentado por el cliente y el sistema valida que </w:t>
            </w:r>
            <w:del w:id="1346" w:author="Claude" w:date="2026-10-05T00:00:00Z">
              <w:r>
                <w:rPr>
                  <w:rFonts w:cstheme="minorBidi"/>
                  <w:lang w:val="es-ES"/>
                </w:rPr>
                <w:delText xml:space="preserve">corresponda a una venta con pago confirmado y no </w:delText>
              </w:r>
            </w:del>
            <w:ins w:id="1347" w:author="Claude" w:date="2026-10-05T00:00:00Z">
              <w:r>
                <w:rPr>
                  <w:rFonts w:cstheme="minorBidi"/>
                  <w:lang w:val="es-ES"/>
                </w:rPr>
                <w:t xml:space="preserve">exista y no haya sido </w:t>
              </w:r>
            </w:ins>
            <w:r>
              <w:rPr>
                <w:rFonts w:cstheme="minorBidi"/>
                <w:lang w:val="es-ES"/>
              </w:rPr>
              <w:t xml:space="preserve">utilizado.</w:t>
            </w:r>
          </w:p>
          <w:p w14:paraId="297411BB" w14:textId="77777777" w:rsidR="00522A90" w:rsidRPr="00522A90" w:rsidRDefault="00522A90">
            <w:pPr>
              <w:numPr>
                <w:ilvl w:val="0"/>
                <w:numId w:val="20"/>
              </w:numPr>
              <w:rPr>
                <w:rFonts w:cstheme="minorBidi"/>
                <w:lang w:val="es-ES"/>
              </w:rPr>
            </w:pPr>
            <w:r>
              <w:rPr>
                <w:rFonts w:cstheme="minorBidi"/>
                <w:lang w:val="es-ES"/>
              </w:rPr>
              <w:t xml:space="preserve">El sistema muestra el detalle de </w:t>
            </w:r>
            <w:ins w:id="1348" w:author="Claude" w:date="2026-10-05T00:00:00Z">
              <w:r>
                <w:rPr>
                  <w:rFonts w:cstheme="minorBidi"/>
                  <w:lang w:val="es-ES"/>
                </w:rPr>
                <w:t xml:space="preserve">las bebidas de </w:t>
              </w:r>
            </w:ins>
            <w:r>
              <w:rPr>
                <w:rFonts w:cstheme="minorBidi"/>
                <w:lang w:val="es-ES"/>
              </w:rPr>
              <w:t xml:space="preserve">la venta (productos</w:t>
            </w:r>
            <w:del w:id="1349" w:author="Claude" w:date="2026-10-05T00:00:00Z">
              <w:r>
                <w:rPr>
                  <w:rFonts w:cstheme="minorBidi"/>
                  <w:lang w:val="es-ES"/>
                </w:rPr>
                <w:delText xml:space="preserve"> y tamaños</w:delText>
              </w:r>
            </w:del>
            <w:ins w:id="1350" w:author="Claude" w:date="2026-10-05T00:00:00Z">
              <w:r>
                <w:rPr>
                  <w:rFonts w:cstheme="minorBidi"/>
                  <w:lang w:val="es-ES"/>
                </w:rPr>
                <w:t xml:space="preserve">, tamaños y cantidades</w:t>
              </w:r>
            </w:ins>
            <w:r>
              <w:rPr>
                <w:rFonts w:cstheme="minorBidi"/>
                <w:lang w:val="es-ES"/>
              </w:rPr>
              <w:t xml:space="preserve">).</w:t>
            </w:r>
          </w:p>
          <w:p w14:paraId="64D8F551" w14:textId="77777777" w:rsidR="00522A90" w:rsidRPr="00522A90" w:rsidRDefault="00522A90">
            <w:pPr>
              <w:numPr>
                <w:ilvl w:val="0"/>
                <w:numId w:val="20"/>
              </w:numPr>
              <w:rPr>
                <w:rFonts w:cstheme="minorBidi"/>
                <w:lang w:val="es-ES"/>
              </w:rPr>
            </w:pPr>
            <w:r>
              <w:rPr>
                <w:rFonts w:cstheme="minorBidi"/>
                <w:lang w:val="es-ES"/>
              </w:rPr>
              <w:t xml:space="preserve">El sistema identifica la receta de cada trago incluido</w:t>
            </w:r>
            <w:del w:id="1351" w:author="Claude" w:date="2026-10-05T00:00:00Z">
              <w:r>
                <w:rPr>
                  <w:rFonts w:cstheme="minorBidi"/>
                  <w:lang w:val="es-ES"/>
                </w:rPr>
                <w:delText xml:space="preserve"> y</w:delText>
              </w:r>
            </w:del>
            <w:ins w:id="1352" w:author="Claude" w:date="2026-10-05T00:00:00Z">
              <w:r>
                <w:rPr>
                  <w:rFonts w:cstheme="minorBidi"/>
                  <w:lang w:val="es-ES"/>
                </w:rPr>
                <w:t xml:space="preserve">,</w:t>
              </w:r>
            </w:ins>
            <w:r>
              <w:rPr>
                <w:rFonts w:cstheme="minorBidi"/>
                <w:lang w:val="es-ES"/>
              </w:rPr>
              <w:t xml:space="preserve"> la escala al tamaño vendido</w:t>
            </w:r>
            <w:ins w:id="1353" w:author="Claude" w:date="2026-10-05T00:00:00Z">
              <w:r>
                <w:rPr>
                  <w:rFonts w:cstheme="minorBidi"/>
                  <w:lang w:val="es-ES"/>
                </w:rPr>
                <w:t xml:space="preserve"> y la muestra</w:t>
              </w:r>
            </w:ins>
            <w:r>
              <w:rPr>
                <w:rFonts w:cstheme="minorBidi"/>
                <w:lang w:val="es-ES"/>
              </w:rPr>
              <w:t xml:space="preserve">.</w:t>
            </w:r>
          </w:p>
          <w:p w14:paraId="72482214" w14:textId="77777777" w:rsidR="00522A90" w:rsidRPr="00522A90" w:rsidRDefault="00522A90">
            <w:pPr>
              <w:numPr>
                <w:ilvl w:val="0"/>
                <w:numId w:val="20"/>
              </w:numPr>
              <w:rPr>
                <w:rFonts w:cstheme="minorBidi"/>
                <w:lang w:val="es-ES"/>
              </w:rPr>
            </w:pPr>
            <w:del w:id="1354" w:author="Claude" w:date="2026-10-05T00:00:00Z">
              <w:r>
                <w:rPr>
                  <w:rFonts w:cstheme="minorBidi"/>
                  <w:lang w:val="es-ES"/>
                </w:rPr>
                <w:delText xml:space="preserve">El Bartender confirma la preparación del o los tragos.</w:delText>
              </w:r>
            </w:del>
            <w:ins w:id="1355" w:author="Claude" w:date="2026-10-05T00:00:00Z">
              <w:r>
                <w:rPr>
                  <w:rFonts w:cstheme="minorBidi"/>
                  <w:lang w:val="es-ES"/>
                </w:rPr>
                <w:t xml:space="preserve">El Bartender prepara y entrega los tragos, y confirma la entrega.</w:t>
              </w:r>
            </w:ins>
          </w:p>
          <w:p w14:paraId="64313F7C" w14:textId="12D9C912" w:rsidR="00720150" w:rsidRPr="00720150" w:rsidRDefault="00720150">
            <w:pPr>
              <w:numPr>
                <w:ilvl w:val="0"/>
                <w:numId w:val="20"/>
              </w:numPr>
              <w:rPr>
                <w:rFonts w:cstheme="minorBidi"/>
                <w:lang w:val="es-ES"/>
              </w:rPr>
            </w:pPr>
            <w:del w:id="1356" w:author="Claude" w:date="2026-10-05T00:00:00Z">
              <w:r>
                <w:rPr>
                  <w:rFonts w:cstheme="minorBidi"/>
                </w:rPr>
                <w:delText xml:space="preserve">El sistema marca el vale como utilizado.</w:delText>
              </w:r>
            </w:del>
            <w:ins w:id="1357" w:author="Claude" w:date="2026-10-05T00:00:00Z">
              <w:r>
                <w:rPr>
                  <w:rFonts w:cstheme="minorBidi"/>
                </w:rPr>
                <w:t xml:space="preserve">El sistema marca el vale como utilizado y confirma la entrega en pantalla. No descuenta stock (se descontó en CU010) y no depende del estado de la comanda.</w:t>
              </w:r>
            </w:ins>
          </w:p>
          <w:p w14:paraId="47A754F8" w14:textId="03DA2E5C" w:rsidR="008738FA" w:rsidRPr="008738FA" w:rsidRDefault="00522A90">
            <w:pPr>
              <w:numPr>
                <w:ilvl w:val="0"/>
                <w:numId w:val="20"/>
              </w:numPr>
              <w:rPr>
                <w:rFonts w:cstheme="minorBidi"/>
                <w:lang w:val="es-ES"/>
              </w:rPr>
            </w:pPr>
            <w:del w:id="1358" w:author="Claude" w:date="2026-10-05T00:00:00Z">
              <w:r>
                <w:rPr>
                  <w:rFonts w:cstheme="minorBidi"/>
                  <w:lang w:val="es-ES"/>
                </w:rPr>
                <w:delText>Si la venta incluye piqueos, el sistema verifica que la comanda asociada esté en estado "Lista"; cuando todo está listo, muestra en pantalla "Pedido listo para entregar" y el Bartender entrega el pedido completo al cliente.</w:delText>
              </w:r>
            </w:del>
          </w:p>
        </w:tc>
      </w:tr>
      <w:tr w:rsidR="008738FA" w:rsidRPr="008738FA" w14:paraId="379FCEBD" w14:textId="77777777">
        <w:tc>
          <w:tcPr>
            <w:tcW w:w="8494" w:type="dxa"/>
          </w:tcPr>
          <w:p w14:paraId="5D7048A5" w14:textId="77777777" w:rsidR="008738FA" w:rsidRPr="008738FA" w:rsidRDefault="008738FA" w:rsidP="00BE30D4">
            <w:pPr>
              <w:rPr>
                <w:rFonts w:cstheme="minorBidi"/>
                <w:b/>
                <w:bCs/>
                <w:lang w:val="es-ES"/>
              </w:rPr>
            </w:pPr>
            <w:r>
              <w:rPr>
                <w:rFonts w:cstheme="minorBidi"/>
                <w:b/>
                <w:bCs/>
                <w:lang w:val="es-ES"/>
              </w:rPr>
              <w:t xml:space="preserve">FLUJOS </w:t>
            </w:r>
            <w:del w:id="1359" w:author="Claude" w:date="2026-10-05T00:00:00Z">
              <w:r>
                <w:rPr>
                  <w:rFonts w:cstheme="minorBidi"/>
                  <w:b/>
                  <w:bCs/>
                  <w:lang w:val="es-ES"/>
                </w:rPr>
                <w:delText xml:space="preserve">ALTERNATIVO</w:delText>
              </w:r>
            </w:del>
            <w:ins w:id="1360" w:author="Claude" w:date="2026-10-05T00:00:00Z">
              <w:r>
                <w:rPr>
                  <w:rFonts w:cstheme="minorBidi"/>
                  <w:b/>
                  <w:bCs/>
                  <w:lang w:val="es-ES"/>
                </w:rPr>
                <w:t xml:space="preserve">ALTERNATIVOS</w:t>
              </w:r>
            </w:ins>
            <w:r>
              <w:rPr>
                <w:rFonts w:cstheme="minorBidi"/>
                <w:b/>
                <w:bCs/>
                <w:lang w:val="es-ES"/>
              </w:rPr>
              <w:t xml:space="preserve">:</w:t>
            </w:r>
          </w:p>
        </w:tc>
      </w:tr>
      <w:tr w:rsidR="008738FA" w:rsidRPr="008738FA" w14:paraId="6DB04B3E" w14:textId="77777777" w:rsidTr="00720150">
        <w:trPr>
          <w:trHeight w:val="2584"/>
        </w:trPr>
        <w:tc>
          <w:tcPr>
            <w:tcW w:w="8494" w:type="dxa"/>
          </w:tcPr>
          <w:p w14:paraId="0E66BCC9" w14:textId="77777777" w:rsidR="00B207C0" w:rsidRPr="00B207C0" w:rsidRDefault="00B207C0" w:rsidP="00B207C0">
            <w:pPr>
              <w:rPr>
                <w:rFonts w:cstheme="minorBidi"/>
                <w:b/>
                <w:bCs/>
                <w:lang w:val="es-ES"/>
              </w:rPr>
            </w:pPr>
            <w:r>
              <w:rPr>
                <w:rFonts w:cstheme="minorBidi"/>
                <w:b/>
                <w:bCs/>
                <w:lang w:val="es-ES"/>
              </w:rPr>
              <w:t>FA1 — Vale inválido o ya utilizado</w:t>
            </w:r>
          </w:p>
          <w:p w14:paraId="1665204C" w14:textId="77777777" w:rsidR="00B207C0" w:rsidRPr="00B207C0" w:rsidRDefault="00B207C0" w:rsidP="00B207C0">
            <w:pPr>
              <w:rPr>
                <w:rFonts w:cstheme="minorBidi"/>
                <w:lang w:val="es-ES"/>
              </w:rPr>
            </w:pPr>
            <w:r>
              <w:rPr>
                <w:rFonts w:cstheme="minorBidi"/>
                <w:lang w:val="es-ES"/>
              </w:rPr>
              <w:t>1.1 El sistema no encuentra el vale o detecta que ya fue utilizado.</w:t>
            </w:r>
          </w:p>
          <w:p w14:paraId="25182EF7" w14:textId="7F45901E" w:rsidR="00B207C0" w:rsidRPr="00B207C0" w:rsidRDefault="00B207C0" w:rsidP="00FB154A">
            <w:pPr>
              <w:rPr>
                <w:rFonts w:cstheme="minorBidi"/>
                <w:b/>
                <w:bCs/>
                <w:lang w:val="es-ES"/>
              </w:rPr>
            </w:pPr>
            <w:r>
              <w:rPr>
                <w:rFonts w:cstheme="minorBidi"/>
                <w:lang w:val="es-ES"/>
              </w:rPr>
              <w:t>1.2 El sistema muestra en pantalla "Vale inválido" y cancela la operación.</w:t>
            </w:r>
          </w:p>
          <w:p w14:paraId="28179CBD" w14:textId="77777777" w:rsidR="00522A90" w:rsidRPr="00B207C0" w:rsidRDefault="00522A90" w:rsidP="00522A90">
            <w:pPr>
              <w:rPr>
                <w:rFonts w:cstheme="minorBidi"/>
                <w:b/>
                <w:bCs/>
                <w:lang w:val="es-ES"/>
              </w:rPr>
            </w:pPr>
          </w:p>
          <w:p w14:paraId="049D14FB" w14:textId="43C937E2" w:rsidR="00B207C0" w:rsidRPr="00B207C0" w:rsidRDefault="00B207C0" w:rsidP="00B207C0">
            <w:pPr>
              <w:rPr>
                <w:rFonts w:cstheme="minorBidi"/>
                <w:b/>
                <w:bCs/>
                <w:lang w:val="es-ES"/>
              </w:rPr>
            </w:pPr>
            <w:r>
              <w:rPr>
                <w:rFonts w:cstheme="minorBidi"/>
                <w:b/>
                <w:bCs/>
                <w:lang w:val="es-ES"/>
              </w:rPr>
              <w:t xml:space="preserve">FA2 — </w:t>
            </w:r>
            <w:del w:id="1361" w:author="Claude" w:date="2026-10-05T00:00:00Z">
              <w:r>
                <w:rPr>
                  <w:rFonts w:cstheme="minorBidi"/>
                  <w:b/>
                  <w:bCs/>
                  <w:lang w:val="es-ES"/>
                </w:rPr>
                <w:delText xml:space="preserve">Faltante de último momento</w:delText>
              </w:r>
            </w:del>
            <w:ins w:id="1362" w:author="Claude" w:date="2026-10-05T00:00:00Z">
              <w:r>
                <w:rPr>
                  <w:rFonts w:cstheme="minorBidi"/>
                  <w:b/>
                  <w:bCs/>
                  <w:lang w:val="es-ES"/>
                </w:rPr>
                <w:t xml:space="preserve">Vale sin bebidas</w:t>
              </w:r>
            </w:ins>
          </w:p>
          <w:p w14:paraId="193AA572" w14:textId="77777777" w:rsidR="00B207C0" w:rsidRPr="00B207C0" w:rsidRDefault="00B207C0" w:rsidP="00B207C0">
            <w:pPr>
              <w:rPr>
                <w:rFonts w:cstheme="minorBidi"/>
                <w:lang w:val="es-ES"/>
              </w:rPr>
            </w:pPr>
            <w:del w:id="1363" w:author="Claude" w:date="2026-10-05T00:00:00Z">
              <w:r>
                <w:rPr>
                  <w:rFonts w:cstheme="minorBidi"/>
                  <w:lang w:val="es-ES"/>
                </w:rPr>
                <w:delText xml:space="preserve">5</w:delText>
              </w:r>
            </w:del>
            <w:ins w:id="1364" w:author="Claude" w:date="2026-10-05T00:00:00Z">
              <w:r>
                <w:rPr>
                  <w:rFonts w:cstheme="minorBidi"/>
                  <w:lang w:val="es-ES"/>
                </w:rPr>
                <w:t xml:space="preserve">1</w:t>
              </w:r>
            </w:ins>
            <w:r>
              <w:rPr>
                <w:rFonts w:cstheme="minorBidi"/>
                <w:lang w:val="es-ES"/>
              </w:rPr>
              <w:t xml:space="preserve">.1 El sistema detecta que </w:t>
            </w:r>
            <w:del w:id="1365" w:author="Claude" w:date="2026-10-05T00:00:00Z">
              <w:r>
                <w:rPr>
                  <w:rFonts w:cstheme="minorBidi"/>
                  <w:lang w:val="es-ES"/>
                </w:rPr>
                <w:delText xml:space="preserve">no alcanza el volumen de algún insumo de la receta (se agotó entre la verificación en caja y la preparación)</w:delText>
              </w:r>
            </w:del>
            <w:ins w:id="1366" w:author="Claude" w:date="2026-10-05T00:00:00Z">
              <w:r>
                <w:rPr>
                  <w:rFonts w:cstheme="minorBidi"/>
                  <w:lang w:val="es-ES"/>
                </w:rPr>
                <w:t xml:space="preserve">la venta del vale solo incluye piqueos</w:t>
              </w:r>
            </w:ins>
            <w:r>
              <w:rPr>
                <w:rFonts w:cstheme="minorBidi"/>
                <w:lang w:val="es-ES"/>
              </w:rPr>
              <w:t xml:space="preserve">.</w:t>
            </w:r>
          </w:p>
          <w:p w14:paraId="08CAF89D" w14:textId="4803822B" w:rsidR="00FB154A" w:rsidRPr="008738FA" w:rsidRDefault="00B207C0" w:rsidP="00720150">
            <w:pPr>
              <w:rPr>
                <w:rFonts w:cstheme="minorBidi"/>
                <w:lang w:val="es-ES"/>
              </w:rPr>
            </w:pPr>
            <w:del w:id="1367" w:author="Claude" w:date="2026-10-05T00:00:00Z">
              <w:r>
                <w:rPr>
                  <w:rFonts w:cstheme="minorBidi"/>
                  <w:lang w:val="es-ES"/>
                </w:rPr>
                <w:delText xml:space="preserve">5</w:delText>
              </w:r>
            </w:del>
            <w:ins w:id="1368" w:author="Claude" w:date="2026-10-05T00:00:00Z">
              <w:r>
                <w:rPr>
                  <w:rFonts w:cstheme="minorBidi"/>
                  <w:lang w:val="es-ES"/>
                </w:rPr>
                <w:t xml:space="preserve">1</w:t>
              </w:r>
            </w:ins>
            <w:r>
              <w:rPr>
                <w:rFonts w:cstheme="minorBidi"/>
                <w:lang w:val="es-ES"/>
              </w:rPr>
              <w:t xml:space="preserve">.2 El sistema </w:t>
            </w:r>
            <w:del w:id="1369" w:author="Claude" w:date="2026-10-05T00:00:00Z">
              <w:r>
                <w:rPr>
                  <w:rFonts w:cstheme="minorBidi"/>
                  <w:lang w:val="es-ES"/>
                </w:rPr>
                <w:delText xml:space="preserve">notifica al Cajero para que ofrezca un producto alternativo al cliente</w:delText>
              </w:r>
            </w:del>
            <w:ins w:id="1370" w:author="Claude" w:date="2026-10-05T00:00:00Z">
              <w:r>
                <w:rPr>
                  <w:rFonts w:cstheme="minorBidi"/>
                  <w:lang w:val="es-ES"/>
                </w:rPr>
                <w:t xml:space="preserve">muestra en pantalla que el vale no tiene bebidas para entregar y cancela la operación, sin marcar el vale como utilizado</w:t>
              </w:r>
            </w:ins>
            <w:r>
              <w:rPr>
                <w:rFonts w:cstheme="minorBidi"/>
                <w:lang w:val="es-ES"/>
              </w:rPr>
              <w:t xml:space="preserve">.</w:t>
            </w:r>
          </w:p>
        </w:tc>
      </w:tr>
      <w:tr w:rsidR="008738FA" w:rsidRPr="008738FA" w14:paraId="4AE88F6D" w14:textId="77777777">
        <w:tc>
          <w:tcPr>
            <w:tcW w:w="8494" w:type="dxa"/>
          </w:tcPr>
          <w:p w14:paraId="52C7828F" w14:textId="369EDD7A" w:rsidR="008738FA" w:rsidRPr="008738FA" w:rsidRDefault="008738FA" w:rsidP="00BE30D4">
            <w:pPr>
              <w:rPr>
                <w:rFonts w:cstheme="minorBidi"/>
                <w:lang w:val="es-ES"/>
              </w:rPr>
            </w:pPr>
            <w:r>
              <w:rPr>
                <w:rFonts w:cstheme="minorBidi"/>
                <w:b/>
                <w:bCs/>
                <w:lang w:val="es-ES"/>
              </w:rPr>
              <w:t xml:space="preserve">POSTCONDICIONES:</w:t>
            </w:r>
            <w:r>
              <w:rPr>
                <w:rFonts w:cstheme="minorBidi"/>
                <w:lang w:val="es-ES"/>
              </w:rPr>
              <w:t xml:space="preserve"> </w:t>
            </w:r>
            <w:del w:id="1371" w:author="Claude" w:date="2026-10-05T00:00:00Z">
              <w:r>
                <w:rPr>
                  <w:rFonts w:cstheme="minorBidi"/>
                  <w:lang w:val="es-ES"/>
                </w:rPr>
                <w:delText xml:space="preserve">El pedido queda entregado</w:delText>
              </w:r>
            </w:del>
            <w:ins w:id="1372" w:author="Claude" w:date="2026-10-05T00:00:00Z">
              <w:r>
                <w:rPr>
                  <w:rFonts w:cstheme="minorBidi"/>
                  <w:lang w:val="es-ES"/>
                </w:rPr>
                <w:t xml:space="preserve">Las bebidas quedan entregadas</w:t>
              </w:r>
            </w:ins>
            <w:r>
              <w:rPr>
                <w:rFonts w:cstheme="minorBidi"/>
                <w:lang w:val="es-ES"/>
              </w:rPr>
              <w:t xml:space="preserve"> al cliente. El Vale queda marcado como utilizado.</w:t>
            </w:r>
            <w:del w:id="1373" w:author="Claude" w:date="2026-10-05T00:00:00Z">
              <w:r>
                <w:rPr>
                  <w:rFonts w:cstheme="minorBidi"/>
                  <w:lang w:val="es-ES"/>
                </w:rPr>
                <w:delText xml:space="preserve"> </w:delText>
              </w:r>
            </w:del>
          </w:p>
        </w:tc>
      </w:tr>
    </w:tbl>
    <w:p w14:paraId="59CE2A30" w14:textId="77777777" w:rsidR="008738FA" w:rsidRDefault="008738FA" w:rsidP="008738FA">
      <w:pPr>
        <w:rPr>
          <w:rFonts w:cstheme="minorBidi"/>
        </w:rPr>
      </w:pPr>
    </w:p>
    <w:p w14:paraId="5E40D7F0" w14:textId="77777777" w:rsidR="00522A90" w:rsidRDefault="00522A90" w:rsidP="00522A90">
      <w:pPr>
        <w:rPr>
          <w:rFonts w:cstheme="minorBidi"/>
          <w:b/>
          <w:bCs/>
        </w:rPr>
      </w:pPr>
      <w:r>
        <w:rPr>
          <w:rFonts w:cstheme="minorBidi"/>
        </w:rPr>
        <w:t>Diagrama de Secuencias:</w:t>
      </w:r>
    </w:p>
    <w:p w14:paraId="450C620A" w14:textId="77777777" w:rsidR="00B1391F" w:rsidRDefault="00B1391F" w:rsidP="008738FA">
      <w:pPr>
        <w:rPr>
          <w:rFonts w:cstheme="minorBidi"/>
        </w:rPr>
      </w:pPr>
    </w:p>
    <w:p w14:paraId="40D248D5" w14:textId="25263001" w:rsidR="00522A90" w:rsidRPr="008738FA" w:rsidRDefault="00FB154A" w:rsidP="008738FA">
      <w:pPr>
        <w:rPr>
          <w:rFonts w:cstheme="minorBidi"/>
        </w:rPr>
      </w:pPr>
      <w:r>
        <w:rPr>
          <w:noProof/>
        </w:rPr>
        <w:lastRenderedPageBreak/>
        <w:drawing>
          <wp:inline distT="0" distB="0" distL="0" distR="0" wp14:anchorId="40A63446" wp14:editId="624EEDD7">
            <wp:extent cx="6090249" cy="5802355"/>
            <wp:effectExtent l="0" t="0" r="6350" b="8255"/>
            <wp:docPr id="14745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6940" name=""/>
                    <pic:cNvPicPr/>
                  </pic:nvPicPr>
                  <pic:blipFill>
                    <a:blip r:embed="rId22"/>
                    <a:stretch>
                      <a:fillRect/>
                    </a:stretch>
                  </pic:blipFill>
                  <pic:spPr>
                    <a:xfrm>
                      <a:off x="0" y="0"/>
                      <a:ext cx="6140041" cy="5849793"/>
                    </a:xfrm>
                    <a:prstGeom prst="rect">
                      <a:avLst/>
                    </a:prstGeom>
                  </pic:spPr>
                </pic:pic>
              </a:graphicData>
            </a:graphic>
          </wp:inline>
        </w:drawing>
      </w:r>
    </w:p>
    <w:p w14:paraId="4B5DFEAB" w14:textId="5ADF55D4" w:rsidR="00B1391F" w:rsidRDefault="00B1391F" w:rsidP="00B1391F">
      <w:pPr>
        <w:pStyle w:val="Ttulo4"/>
        <w:rPr>
          <w:rFonts w:cstheme="minorBidi"/>
        </w:rPr>
      </w:pPr>
      <w:r>
        <w:rPr>
          <w:rFonts w:cstheme="minorBidi"/>
        </w:rPr>
        <w:lastRenderedPageBreak/>
        <w:t xml:space="preserve">CU013 – Insertar Recetas.</w:t>
      </w:r>
    </w:p>
    <w:p w14:paraId="59D9434B" w14:textId="21F45B65" w:rsidR="00C83BA2" w:rsidRPr="00C83BA2" w:rsidRDefault="00C83BA2" w:rsidP="00C83BA2">
      <w:r>
        <w:rPr>
          <w:noProof/>
        </w:rPr>
        <w:drawing>
          <wp:inline distT="0" distB="0" distL="0" distR="0" wp14:anchorId="3662E877" wp14:editId="3E37E685">
            <wp:extent cx="5400040" cy="2247900"/>
            <wp:effectExtent l="0" t="0" r="0" b="0"/>
            <wp:docPr id="1820445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45998" name=""/>
                    <pic:cNvPicPr/>
                  </pic:nvPicPr>
                  <pic:blipFill>
                    <a:blip r:embed="rId23"/>
                    <a:stretch>
                      <a:fillRect/>
                    </a:stretch>
                  </pic:blipFill>
                  <pic:spPr>
                    <a:xfrm>
                      <a:off x="0" y="0"/>
                      <a:ext cx="5400040" cy="22479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D86DAF" w:rsidRPr="00D86DAF" w14:paraId="288BFBC8" w14:textId="77777777">
        <w:tc>
          <w:tcPr>
            <w:tcW w:w="8494" w:type="dxa"/>
          </w:tcPr>
          <w:p w14:paraId="0F7221EB" w14:textId="77777777" w:rsidR="00D86DAF" w:rsidRPr="00D86DAF" w:rsidRDefault="00D86DAF" w:rsidP="009C5848">
            <w:pPr>
              <w:rPr>
                <w:lang w:val="es-ES"/>
              </w:rPr>
            </w:pPr>
            <w:r>
              <w:rPr>
                <w:b/>
                <w:bCs/>
                <w:lang w:val="es-ES"/>
              </w:rPr>
              <w:t>ID Y NOMBRE:</w:t>
            </w:r>
            <w:r>
              <w:rPr>
                <w:lang w:val="es-ES"/>
              </w:rPr>
              <w:t xml:space="preserve"> CU013 - Insertar Recetas</w:t>
            </w:r>
          </w:p>
        </w:tc>
      </w:tr>
      <w:tr w:rsidR="00D86DAF" w:rsidRPr="00D86DAF" w14:paraId="42E9D22B" w14:textId="77777777">
        <w:tc>
          <w:tcPr>
            <w:tcW w:w="8494" w:type="dxa"/>
          </w:tcPr>
          <w:p w14:paraId="1D46DF1B" w14:textId="77777777" w:rsidR="00D86DAF" w:rsidRPr="00D86DAF" w:rsidRDefault="00D86DAF" w:rsidP="009C5848">
            <w:pPr>
              <w:rPr>
                <w:lang w:val="es-ES"/>
              </w:rPr>
            </w:pPr>
            <w:r>
              <w:rPr>
                <w:b/>
                <w:bCs/>
                <w:lang w:val="es-ES"/>
              </w:rPr>
              <w:t>ESTADO:</w:t>
            </w:r>
            <w:r>
              <w:rPr>
                <w:lang w:val="es-ES"/>
              </w:rPr>
              <w:t xml:space="preserve"> Borrador</w:t>
            </w:r>
          </w:p>
        </w:tc>
      </w:tr>
      <w:tr w:rsidR="00D86DAF" w:rsidRPr="00D86DAF" w14:paraId="2794AE03" w14:textId="77777777">
        <w:tc>
          <w:tcPr>
            <w:tcW w:w="8494" w:type="dxa"/>
          </w:tcPr>
          <w:p w14:paraId="1F30A0C7" w14:textId="77777777" w:rsidR="00D86DAF" w:rsidRPr="00D86DAF" w:rsidRDefault="00D86DAF" w:rsidP="009C5848">
            <w:pPr>
              <w:rPr>
                <w:lang w:val="es-ES"/>
              </w:rPr>
            </w:pPr>
            <w:r>
              <w:rPr>
                <w:b/>
                <w:bCs/>
                <w:lang w:val="es-ES"/>
              </w:rPr>
              <w:t>DESCRIPCIÓN:</w:t>
            </w:r>
            <w:r>
              <w:rPr>
                <w:lang w:val="es-ES"/>
              </w:rPr>
              <w:t xml:space="preserve"> El caso de uso permite registrar la receta de un producto, indicando los insumos que la componen y la proporción de cada uno, que el sistema utiliza para escalarla al tamaño vendido y descontar stock.</w:t>
            </w:r>
          </w:p>
        </w:tc>
      </w:tr>
      <w:tr w:rsidR="00D86DAF" w:rsidRPr="00D86DAF" w14:paraId="1129A587" w14:textId="77777777">
        <w:tc>
          <w:tcPr>
            <w:tcW w:w="8494" w:type="dxa"/>
          </w:tcPr>
          <w:p w14:paraId="0DE47A04" w14:textId="77777777" w:rsidR="00D86DAF" w:rsidRPr="00D86DAF" w:rsidRDefault="00D86DAF" w:rsidP="009C5848">
            <w:pPr>
              <w:rPr>
                <w:lang w:val="es-ES"/>
              </w:rPr>
            </w:pPr>
            <w:r>
              <w:rPr>
                <w:b/>
                <w:bCs/>
                <w:lang w:val="es-ES"/>
              </w:rPr>
              <w:t xml:space="preserve">ACTOR PRINCIPAL:</w:t>
            </w:r>
            <w:r>
              <w:rPr>
                <w:lang w:val="es-ES"/>
              </w:rPr>
              <w:t xml:space="preserve"> </w:t>
            </w:r>
            <w:del w:id="1374" w:author="Claude" w:date="2026-10-05T00:00:00Z">
              <w:r>
                <w:rPr>
                  <w:lang w:val="es-ES"/>
                </w:rPr>
                <w:delText xml:space="preserve">Cocina</w:delText>
              </w:r>
            </w:del>
            <w:ins w:id="1375" w:author="Claude" w:date="2026-10-05T00:00:00Z">
              <w:r>
                <w:rPr>
                  <w:lang w:val="es-ES"/>
                </w:rPr>
                <w:t xml:space="preserve">Cocinero</w:t>
              </w:r>
            </w:ins>
            <w:r>
              <w:rPr>
                <w:lang w:val="es-ES"/>
              </w:rPr>
              <w:t xml:space="preserve">, Bartender</w:t>
            </w:r>
          </w:p>
        </w:tc>
      </w:tr>
      <w:tr w:rsidR="00D86DAF" w:rsidRPr="00D86DAF" w14:paraId="2B9E721F" w14:textId="77777777">
        <w:tc>
          <w:tcPr>
            <w:tcW w:w="8494" w:type="dxa"/>
          </w:tcPr>
          <w:p w14:paraId="05BFD6C2" w14:textId="77777777" w:rsidR="00D86DAF" w:rsidRPr="00D86DAF" w:rsidRDefault="00D86DAF" w:rsidP="009C5848">
            <w:pPr>
              <w:rPr>
                <w:lang w:val="es-ES"/>
              </w:rPr>
            </w:pPr>
            <w:r>
              <w:rPr>
                <w:b/>
                <w:bCs/>
                <w:lang w:val="es-ES"/>
              </w:rPr>
              <w:t>ACTORES SECUNDARIOS:</w:t>
            </w:r>
            <w:r>
              <w:rPr>
                <w:lang w:val="es-ES"/>
              </w:rPr>
              <w:t xml:space="preserve"> No tiene.</w:t>
            </w:r>
          </w:p>
        </w:tc>
      </w:tr>
      <w:tr w:rsidR="00D86DAF" w:rsidRPr="00D86DAF" w14:paraId="4E4AD979" w14:textId="77777777">
        <w:tc>
          <w:tcPr>
            <w:tcW w:w="8494" w:type="dxa"/>
          </w:tcPr>
          <w:p w14:paraId="788CD817" w14:textId="77777777" w:rsidR="00D86DAF" w:rsidRPr="00D86DAF" w:rsidRDefault="00D86DAF" w:rsidP="009C5848">
            <w:pPr>
              <w:rPr>
                <w:lang w:val="es-ES"/>
              </w:rPr>
            </w:pPr>
            <w:r>
              <w:rPr>
                <w:b/>
                <w:bCs/>
                <w:lang w:val="es-ES"/>
              </w:rPr>
              <w:t>PRECONDICIONES:</w:t>
            </w:r>
            <w:r>
              <w:rPr>
                <w:lang w:val="es-ES"/>
              </w:rPr>
              <w:t xml:space="preserve"> El usuario inició sesión con permisos sobre recetas. El producto existe en el sistema y los insumos que componen la receta están cargados.</w:t>
            </w:r>
          </w:p>
        </w:tc>
      </w:tr>
      <w:tr w:rsidR="00D86DAF" w:rsidRPr="00D86DAF" w14:paraId="32CFDAF4" w14:textId="77777777">
        <w:tc>
          <w:tcPr>
            <w:tcW w:w="8494" w:type="dxa"/>
          </w:tcPr>
          <w:p w14:paraId="2885DF2F" w14:textId="77777777" w:rsidR="00D86DAF" w:rsidRPr="00D86DAF" w:rsidRDefault="00D86DAF" w:rsidP="009C5848">
            <w:pPr>
              <w:rPr>
                <w:lang w:val="es-ES"/>
              </w:rPr>
            </w:pPr>
            <w:del w:id="1376" w:author="Claude" w:date="2026-10-05T00:00:00Z">
              <w:r>
                <w:rPr>
                  <w:b/>
                  <w:bCs/>
                  <w:lang w:val="es-ES"/>
                </w:rPr>
                <w:delText xml:space="preserve">PUNTOS DE EXTENSIÓN:</w:delText>
              </w:r>
            </w:del>
            <w:del w:id="1377" w:author="Claude" w:date="2026-10-05T00:00:00Z">
              <w:r>
                <w:rPr>
                  <w:lang w:val="es-ES"/>
                </w:rPr>
                <w:delText xml:space="preserve"> No tiene.</w:delText>
              </w:r>
            </w:del>
            <w:ins w:id="1378" w:author="Claude" w:date="2026-10-05T00:00:00Z">
              <w:r>
                <w:rPr>
                  <w:b/>
                  <w:bCs/>
                  <w:lang w:val="es-ES"/>
                </w:rPr>
                <w:t xml:space="preserve">PUNTOS DE EXTENSIÓN:</w:t>
              </w:r>
            </w:ins>
            <w:ins w:id="1379" w:author="Claude" w:date="2026-10-05T00:00:00Z">
              <w:r>
                <w:rPr>
                  <w:lang w:val="es-ES"/>
                </w:rPr>
                <w:t xml:space="preserve"> CU023 - Insertar Insumo, cuando el insumo que necesita la receta no existe.</w:t>
              </w:r>
            </w:ins>
          </w:p>
        </w:tc>
      </w:tr>
      <w:tr w:rsidR="00D86DAF" w:rsidRPr="00D86DAF" w14:paraId="4D49D684" w14:textId="77777777">
        <w:tc>
          <w:tcPr>
            <w:tcW w:w="8494" w:type="dxa"/>
          </w:tcPr>
          <w:p w14:paraId="6B0F840D" w14:textId="77777777" w:rsidR="00D86DAF" w:rsidRPr="00D86DAF" w:rsidRDefault="00D86DAF" w:rsidP="009C5848">
            <w:pPr>
              <w:rPr>
                <w:lang w:val="es-ES"/>
              </w:rPr>
            </w:pPr>
            <w:r>
              <w:rPr>
                <w:b/>
                <w:bCs/>
                <w:lang w:val="es-ES"/>
              </w:rPr>
              <w:t>CONDICIÓN:</w:t>
            </w:r>
            <w:r>
              <w:rPr>
                <w:lang w:val="es-ES"/>
              </w:rPr>
              <w:t xml:space="preserve"> El producto seleccionado no debe tener una receta registrada previamente.</w:t>
            </w:r>
          </w:p>
        </w:tc>
      </w:tr>
      <w:tr w:rsidR="00D86DAF" w:rsidRPr="00D86DAF" w14:paraId="29EE3FE7" w14:textId="77777777">
        <w:tc>
          <w:tcPr>
            <w:tcW w:w="8494" w:type="dxa"/>
          </w:tcPr>
          <w:p w14:paraId="7E221BA6" w14:textId="77777777" w:rsidR="00D86DAF" w:rsidRDefault="00D86DAF" w:rsidP="009C5848">
            <w:pPr>
              <w:rPr>
                <w:b/>
                <w:bCs/>
                <w:lang w:val="es-ES"/>
              </w:rPr>
            </w:pPr>
            <w:r>
              <w:rPr>
                <w:b/>
                <w:bCs/>
                <w:lang w:val="es-ES"/>
              </w:rPr>
              <w:t>ESCENARIO PRINCIPAL:</w:t>
            </w:r>
          </w:p>
          <w:p w14:paraId="2D4F35AE" w14:textId="549BF566" w:rsidR="00D86DAF" w:rsidRPr="00D86DAF" w:rsidRDefault="00D86DAF">
            <w:pPr>
              <w:pStyle w:val="Prrafodelista"/>
              <w:numPr>
                <w:ilvl w:val="0"/>
                <w:numId w:val="21"/>
              </w:numPr>
              <w:rPr>
                <w:lang w:val="es-ES"/>
              </w:rPr>
            </w:pPr>
            <w:r>
              <w:rPr>
                <w:lang w:val="es-ES"/>
              </w:rPr>
              <w:t>El usuario ingresa a la gestión de recetas y el sistema muestra el listado de productos sin receta cargada.</w:t>
            </w:r>
          </w:p>
          <w:p w14:paraId="605C9041" w14:textId="77777777" w:rsidR="00D86DAF" w:rsidRPr="00D86DAF" w:rsidRDefault="00D86DAF">
            <w:pPr>
              <w:pStyle w:val="Prrafodelista"/>
              <w:numPr>
                <w:ilvl w:val="0"/>
                <w:numId w:val="21"/>
              </w:numPr>
              <w:rPr>
                <w:lang w:val="es-ES"/>
              </w:rPr>
            </w:pPr>
            <w:r>
              <w:rPr>
                <w:lang w:val="es-ES"/>
              </w:rPr>
              <w:t xml:space="preserve">El usuario selecciona el producto y el sistema muestra los insumos </w:t>
            </w:r>
            <w:del w:id="1380" w:author="Claude" w:date="2026-10-05T00:00:00Z">
              <w:r>
                <w:rPr>
                  <w:lang w:val="es-ES"/>
                </w:rPr>
                <w:delText xml:space="preserve">disponibles</w:delText>
              </w:r>
            </w:del>
            <w:ins w:id="1381" w:author="Claude" w:date="2026-10-05T00:00:00Z">
              <w:r>
                <w:rPr>
                  <w:lang w:val="es-ES"/>
                </w:rPr>
                <w:t xml:space="preserve">activos del uso que corresponde al producto: para una Bebida, los de bebidas; para un Piqueo, los de comidas (los de ambos usos aparecen siempre)</w:t>
              </w:r>
            </w:ins>
            <w:r>
              <w:rPr>
                <w:lang w:val="es-ES"/>
              </w:rPr>
              <w:t xml:space="preserve">.</w:t>
            </w:r>
          </w:p>
          <w:p w14:paraId="5A5E3690" w14:textId="77777777" w:rsidR="00D86DAF" w:rsidRPr="00D86DAF" w:rsidRDefault="00D86DAF">
            <w:pPr>
              <w:pStyle w:val="Prrafodelista"/>
              <w:numPr>
                <w:ilvl w:val="0"/>
                <w:numId w:val="21"/>
              </w:numPr>
              <w:rPr>
                <w:lang w:val="es-ES"/>
              </w:rPr>
            </w:pPr>
            <w:r>
              <w:rPr>
                <w:lang w:val="es-ES"/>
              </w:rPr>
              <w:t>El usuario agrega los insumos que componen la receta, indicando la proporción de cada uno, y confirma.</w:t>
            </w:r>
          </w:p>
          <w:p w14:paraId="39543FA8" w14:textId="77777777" w:rsidR="00D86DAF" w:rsidRPr="00D86DAF" w:rsidRDefault="00D86DAF">
            <w:pPr>
              <w:pStyle w:val="Prrafodelista"/>
              <w:numPr>
                <w:ilvl w:val="0"/>
                <w:numId w:val="21"/>
              </w:numPr>
              <w:rPr>
                <w:lang w:val="es-ES"/>
              </w:rPr>
            </w:pPr>
            <w:r>
              <w:rPr>
                <w:lang w:val="es-ES"/>
              </w:rPr>
              <w:t>El sistema valida que la receta tenga al menos un insumo, que cada proporción sea mayor a cero y que no haya insumos repetidos.</w:t>
            </w:r>
          </w:p>
          <w:p w14:paraId="24B76018" w14:textId="6256DC74" w:rsidR="00D86DAF" w:rsidRPr="00D86DAF" w:rsidRDefault="00D86DAF">
            <w:pPr>
              <w:pStyle w:val="Prrafodelista"/>
              <w:numPr>
                <w:ilvl w:val="0"/>
                <w:numId w:val="21"/>
              </w:numPr>
              <w:rPr>
                <w:lang w:val="es-ES"/>
              </w:rPr>
            </w:pPr>
            <w:r>
              <w:rPr>
                <w:lang w:val="es-ES"/>
              </w:rPr>
              <w:t>El sistema registra la receta asociada al producto y muestra en pantalla "La receta fue registrada exitosamente".</w:t>
            </w:r>
          </w:p>
        </w:tc>
      </w:tr>
      <w:tr w:rsidR="00D86DAF" w:rsidRPr="00D86DAF" w14:paraId="561AF360" w14:textId="77777777">
        <w:tc>
          <w:tcPr>
            <w:tcW w:w="8494" w:type="dxa"/>
          </w:tcPr>
          <w:p w14:paraId="341649D3" w14:textId="77777777" w:rsidR="00D86DAF" w:rsidRPr="00D86DAF" w:rsidRDefault="00D86DAF" w:rsidP="009C5848">
            <w:pPr>
              <w:rPr>
                <w:lang w:val="es-ES"/>
              </w:rPr>
            </w:pPr>
            <w:r>
              <w:rPr>
                <w:b/>
                <w:bCs/>
                <w:lang w:val="es-ES"/>
              </w:rPr>
              <w:t>FLUJOS ALTERNATIVOS:</w:t>
            </w:r>
            <w:r>
              <w:rPr>
                <w:lang w:val="es-ES"/>
              </w:rPr>
              <w:br/>
            </w:r>
            <w:r>
              <w:rPr>
                <w:b/>
                <w:bCs/>
                <w:lang w:val="es-ES"/>
              </w:rPr>
              <w:t>FA1 - Sin productos pendientes</w:t>
            </w:r>
            <w:r>
              <w:rPr>
                <w:lang w:val="es-ES"/>
              </w:rPr>
              <w:br/>
              <w:t>1.1 El sistema detecta que todos los productos ya tienen receta cargada.</w:t>
              <w:br/>
              <w:t xml:space="preserve">1.2 El sistema muestra en pantalla "No hay productos sin receta" y finaliza el </w:t>
              <w:lastRenderedPageBreak/>
              <w:t>caso de uso.</w:t>
              <w:br/>
            </w:r>
            <w:r>
              <w:rPr>
                <w:b/>
                <w:bCs/>
                <w:lang w:val="es-ES"/>
              </w:rPr>
              <w:t>FA2 - Receta inválida</w:t>
            </w:r>
            <w:r>
              <w:rPr>
                <w:lang w:val="es-ES"/>
              </w:rPr>
              <w:br/>
              <w:t>4.1 El sistema detecta que la receta no tiene insumos, tiene proporciones inválidas o insumos repetidos.</w:t>
              <w:br/>
              <w:t>4.2 El sistema muestra en pantalla el error correspondiente. Continúa en el punto 3.</w:t>
              <w:br/>
            </w:r>
            <w:r>
              <w:rPr>
                <w:b/>
                <w:bCs/>
                <w:lang w:val="es-ES"/>
              </w:rPr>
              <w:t>FA3 - Cancelación</w:t>
            </w:r>
            <w:r>
              <w:rPr>
                <w:lang w:val="es-ES"/>
              </w:rPr>
              <w:br/>
              <w:t>3.1 El usuario cancela la carga.</w:t>
              <w:br/>
              <w:t>3.2 El sistema no registra la receta y vuelve al listado de productos. Fin del caso de uso.</w:t>
            </w:r>
          </w:p>
        </w:tc>
      </w:tr>
      <w:tr w:rsidR="00D86DAF" w:rsidRPr="00D86DAF" w14:paraId="4E0BC390" w14:textId="77777777">
        <w:tc>
          <w:tcPr>
            <w:tcW w:w="8494" w:type="dxa"/>
          </w:tcPr>
          <w:p w14:paraId="62F78DE7" w14:textId="77777777" w:rsidR="00D86DAF" w:rsidRPr="00D86DAF" w:rsidRDefault="00D86DAF" w:rsidP="009C5848">
            <w:pPr>
              <w:rPr>
                <w:lang w:val="es-ES"/>
              </w:rPr>
            </w:pPr>
            <w:r>
              <w:rPr>
                <w:b/>
                <w:bCs/>
                <w:lang w:val="es-ES"/>
              </w:rPr>
              <w:lastRenderedPageBreak/>
              <w:t>POSTCONDICIONES:</w:t>
            </w:r>
            <w:r>
              <w:rPr>
                <w:lang w:val="es-ES"/>
              </w:rPr>
              <w:t xml:space="preserve"> El producto queda con su receta registrada y puede venderse, escalarse al tamaño pedido y descontar stock.</w:t>
            </w:r>
          </w:p>
        </w:tc>
      </w:tr>
    </w:tbl>
    <w:p w14:paraId="568E8E8E" w14:textId="77777777" w:rsidR="00B1391F" w:rsidRDefault="00B1391F" w:rsidP="00B1391F"/>
    <w:p w14:paraId="2B880A08" w14:textId="77777777" w:rsidR="00714319" w:rsidRDefault="00714319" w:rsidP="00714319">
      <w:pPr>
        <w:pStyle w:val="Ttulo4"/>
      </w:pPr>
      <w:r>
        <w:lastRenderedPageBreak/>
        <w:t>Diagrama de secuencias:</w:t>
      </w:r>
    </w:p>
    <w:p w14:paraId="1882A3F5" w14:textId="52CA072E" w:rsidR="00714319" w:rsidRDefault="0032137D" w:rsidP="00714319">
      <w:r>
        <w:rPr>
          <w:noProof/>
        </w:rPr>
        <w:drawing>
          <wp:inline distT="0" distB="0" distL="0" distR="0" wp14:anchorId="2B82414F" wp14:editId="75BECE73">
            <wp:extent cx="5400040" cy="6143625"/>
            <wp:effectExtent l="0" t="0" r="0" b="9525"/>
            <wp:docPr id="811927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27994" name=""/>
                    <pic:cNvPicPr/>
                  </pic:nvPicPr>
                  <pic:blipFill>
                    <a:blip r:embed="rId24"/>
                    <a:stretch>
                      <a:fillRect/>
                    </a:stretch>
                  </pic:blipFill>
                  <pic:spPr>
                    <a:xfrm>
                      <a:off x="0" y="0"/>
                      <a:ext cx="5400040" cy="6143625"/>
                    </a:xfrm>
                    <a:prstGeom prst="rect">
                      <a:avLst/>
                    </a:prstGeom>
                  </pic:spPr>
                </pic:pic>
              </a:graphicData>
            </a:graphic>
          </wp:inline>
        </w:drawing>
      </w:r>
    </w:p>
    <w:p w14:paraId="4FF4D52E" w14:textId="1CF5B08C" w:rsidR="0032794D" w:rsidRPr="00714319" w:rsidRDefault="0032794D" w:rsidP="00714319">
      <w:pPr>
        <w:pStyle w:val="Ttulo4"/>
      </w:pPr>
      <w:r>
        <w:rPr>
          <w:rFonts w:cstheme="minorBidi"/>
        </w:rPr>
        <w:lastRenderedPageBreak/>
        <w:t xml:space="preserve">CU014 – Modificar Recetas.</w:t>
      </w:r>
    </w:p>
    <w:p w14:paraId="0DC73DE9" w14:textId="246E41CE" w:rsidR="00C83BA2" w:rsidRPr="00C83BA2" w:rsidRDefault="00C83BA2" w:rsidP="00C83BA2">
      <w:r>
        <w:rPr>
          <w:noProof/>
        </w:rPr>
        <w:drawing>
          <wp:inline distT="0" distB="0" distL="0" distR="0" wp14:anchorId="34DF52E7" wp14:editId="41256392">
            <wp:extent cx="5400040" cy="2274570"/>
            <wp:effectExtent l="0" t="0" r="0" b="0"/>
            <wp:docPr id="158573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3478" name=""/>
                    <pic:cNvPicPr/>
                  </pic:nvPicPr>
                  <pic:blipFill>
                    <a:blip r:embed="rId25"/>
                    <a:stretch>
                      <a:fillRect/>
                    </a:stretch>
                  </pic:blipFill>
                  <pic:spPr>
                    <a:xfrm>
                      <a:off x="0" y="0"/>
                      <a:ext cx="5400040" cy="22745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32794D" w:rsidRPr="0032794D" w14:paraId="1671DE32" w14:textId="77777777">
        <w:tc>
          <w:tcPr>
            <w:tcW w:w="8494" w:type="dxa"/>
          </w:tcPr>
          <w:p w14:paraId="232325E7" w14:textId="77777777" w:rsidR="0032794D" w:rsidRPr="0032794D" w:rsidRDefault="0032794D" w:rsidP="0094505F">
            <w:pPr>
              <w:rPr>
                <w:lang w:val="es-ES"/>
              </w:rPr>
            </w:pPr>
            <w:r>
              <w:rPr>
                <w:b/>
                <w:bCs/>
                <w:lang w:val="es-ES"/>
              </w:rPr>
              <w:t>ID Y NOMBRE:</w:t>
            </w:r>
            <w:r>
              <w:rPr>
                <w:lang w:val="es-ES"/>
              </w:rPr>
              <w:t xml:space="preserve"> CU014 - Modificar Recetas</w:t>
            </w:r>
          </w:p>
        </w:tc>
      </w:tr>
      <w:tr w:rsidR="0032794D" w:rsidRPr="0032794D" w14:paraId="4411349C" w14:textId="77777777">
        <w:tc>
          <w:tcPr>
            <w:tcW w:w="8494" w:type="dxa"/>
          </w:tcPr>
          <w:p w14:paraId="2965DE63" w14:textId="77777777" w:rsidR="0032794D" w:rsidRPr="0032794D" w:rsidRDefault="0032794D" w:rsidP="0094505F">
            <w:pPr>
              <w:rPr>
                <w:lang w:val="es-ES"/>
              </w:rPr>
            </w:pPr>
            <w:r>
              <w:rPr>
                <w:b/>
                <w:bCs/>
                <w:lang w:val="es-ES"/>
              </w:rPr>
              <w:t>ESTADO:</w:t>
            </w:r>
            <w:r>
              <w:rPr>
                <w:lang w:val="es-ES"/>
              </w:rPr>
              <w:t xml:space="preserve"> Borrador</w:t>
            </w:r>
          </w:p>
        </w:tc>
      </w:tr>
      <w:tr w:rsidR="0032794D" w:rsidRPr="0032794D" w14:paraId="4AA2C40D" w14:textId="77777777">
        <w:tc>
          <w:tcPr>
            <w:tcW w:w="8494" w:type="dxa"/>
          </w:tcPr>
          <w:p w14:paraId="631C2ACC" w14:textId="77777777" w:rsidR="0032794D" w:rsidRPr="0032794D" w:rsidRDefault="0032794D" w:rsidP="0094505F">
            <w:pPr>
              <w:rPr>
                <w:lang w:val="es-ES"/>
              </w:rPr>
            </w:pPr>
            <w:r>
              <w:rPr>
                <w:b/>
                <w:bCs/>
                <w:lang w:val="es-ES"/>
              </w:rPr>
              <w:t>DESCRIPCIÓN:</w:t>
            </w:r>
            <w:r>
              <w:rPr>
                <w:lang w:val="es-ES"/>
              </w:rPr>
              <w:t xml:space="preserve"> El caso de uso permite modificar la receta de un producto existente, agregando o quitando insumos o cambiando sus proporciones.</w:t>
            </w:r>
          </w:p>
        </w:tc>
      </w:tr>
      <w:tr w:rsidR="0032794D" w:rsidRPr="0032794D" w14:paraId="246C8D6A" w14:textId="77777777">
        <w:tc>
          <w:tcPr>
            <w:tcW w:w="8494" w:type="dxa"/>
          </w:tcPr>
          <w:p w14:paraId="61480ECC" w14:textId="77777777" w:rsidR="0032794D" w:rsidRPr="0032794D" w:rsidRDefault="0032794D" w:rsidP="0094505F">
            <w:pPr>
              <w:rPr>
                <w:lang w:val="es-ES"/>
              </w:rPr>
            </w:pPr>
            <w:r>
              <w:rPr>
                <w:b/>
                <w:bCs/>
                <w:lang w:val="es-ES"/>
              </w:rPr>
              <w:t xml:space="preserve">ACTOR PRINCIPAL:</w:t>
            </w:r>
            <w:r>
              <w:rPr>
                <w:lang w:val="es-ES"/>
              </w:rPr>
              <w:t xml:space="preserve"> </w:t>
            </w:r>
            <w:del w:id="1382" w:author="Claude" w:date="2026-10-05T00:00:00Z">
              <w:r>
                <w:rPr>
                  <w:lang w:val="es-ES"/>
                </w:rPr>
                <w:delText xml:space="preserve">Cocina</w:delText>
              </w:r>
            </w:del>
            <w:ins w:id="1383" w:author="Claude" w:date="2026-10-05T00:00:00Z">
              <w:r>
                <w:rPr>
                  <w:lang w:val="es-ES"/>
                </w:rPr>
                <w:t xml:space="preserve">Cocinero</w:t>
              </w:r>
            </w:ins>
            <w:r>
              <w:rPr>
                <w:lang w:val="es-ES"/>
              </w:rPr>
              <w:t xml:space="preserve">, Bartender</w:t>
            </w:r>
          </w:p>
        </w:tc>
      </w:tr>
      <w:tr w:rsidR="0032794D" w:rsidRPr="0032794D" w14:paraId="265944F1" w14:textId="77777777">
        <w:tc>
          <w:tcPr>
            <w:tcW w:w="8494" w:type="dxa"/>
          </w:tcPr>
          <w:p w14:paraId="7379E529" w14:textId="77777777" w:rsidR="0032794D" w:rsidRPr="0032794D" w:rsidRDefault="0032794D" w:rsidP="0094505F">
            <w:pPr>
              <w:rPr>
                <w:lang w:val="es-ES"/>
              </w:rPr>
            </w:pPr>
            <w:r>
              <w:rPr>
                <w:b/>
                <w:bCs/>
                <w:lang w:val="es-ES"/>
              </w:rPr>
              <w:t>ACTORES SECUNDARIOS:</w:t>
            </w:r>
            <w:r>
              <w:rPr>
                <w:lang w:val="es-ES"/>
              </w:rPr>
              <w:t xml:space="preserve"> No tiene.</w:t>
            </w:r>
          </w:p>
        </w:tc>
      </w:tr>
      <w:tr w:rsidR="0032794D" w:rsidRPr="0032794D" w14:paraId="7B39A247" w14:textId="77777777">
        <w:tc>
          <w:tcPr>
            <w:tcW w:w="8494" w:type="dxa"/>
          </w:tcPr>
          <w:p w14:paraId="49B68C85" w14:textId="77777777" w:rsidR="0032794D" w:rsidRPr="0032794D" w:rsidRDefault="0032794D" w:rsidP="0094505F">
            <w:pPr>
              <w:rPr>
                <w:lang w:val="es-ES"/>
              </w:rPr>
            </w:pPr>
            <w:r>
              <w:rPr>
                <w:b/>
                <w:bCs/>
                <w:lang w:val="es-ES"/>
              </w:rPr>
              <w:t>PRECONDICIONES:</w:t>
            </w:r>
            <w:r>
              <w:rPr>
                <w:lang w:val="es-ES"/>
              </w:rPr>
              <w:t xml:space="preserve"> El usuario inició sesión con permisos sobre recetas. Existe al menos un producto con receta registrada.</w:t>
            </w:r>
          </w:p>
        </w:tc>
      </w:tr>
      <w:tr w:rsidR="0032794D" w:rsidRPr="0032794D" w14:paraId="213FA117" w14:textId="77777777">
        <w:tc>
          <w:tcPr>
            <w:tcW w:w="8494" w:type="dxa"/>
          </w:tcPr>
          <w:p w14:paraId="6D13876F" w14:textId="77777777" w:rsidR="0032794D" w:rsidRPr="0032794D" w:rsidRDefault="0032794D" w:rsidP="0094505F">
            <w:pPr>
              <w:rPr>
                <w:lang w:val="es-ES"/>
              </w:rPr>
            </w:pPr>
            <w:r>
              <w:rPr>
                <w:b/>
                <w:bCs/>
                <w:lang w:val="es-ES"/>
              </w:rPr>
              <w:t>PUNTOS DE EXTENSIÓN:</w:t>
            </w:r>
            <w:r>
              <w:rPr>
                <w:lang w:val="es-ES"/>
              </w:rPr>
              <w:t xml:space="preserve"> No tiene.</w:t>
            </w:r>
          </w:p>
        </w:tc>
      </w:tr>
      <w:tr w:rsidR="0032794D" w:rsidRPr="0032794D" w14:paraId="0D03ACE5" w14:textId="77777777">
        <w:tc>
          <w:tcPr>
            <w:tcW w:w="8494" w:type="dxa"/>
          </w:tcPr>
          <w:p w14:paraId="2113BB43" w14:textId="77777777" w:rsidR="0032794D" w:rsidRPr="0032794D" w:rsidRDefault="0032794D" w:rsidP="0094505F">
            <w:pPr>
              <w:rPr>
                <w:lang w:val="es-ES"/>
              </w:rPr>
            </w:pPr>
            <w:r>
              <w:rPr>
                <w:b/>
                <w:bCs/>
                <w:lang w:val="es-ES"/>
              </w:rPr>
              <w:t>CONDICIÓN:</w:t>
            </w:r>
            <w:r>
              <w:rPr>
                <w:lang w:val="es-ES"/>
              </w:rPr>
              <w:t xml:space="preserve"> El producto seleccionado debe tener una receta registrada.</w:t>
            </w:r>
          </w:p>
        </w:tc>
      </w:tr>
      <w:tr w:rsidR="0032794D" w:rsidRPr="0032794D" w14:paraId="3782F3DD" w14:textId="77777777">
        <w:tc>
          <w:tcPr>
            <w:tcW w:w="8494" w:type="dxa"/>
          </w:tcPr>
          <w:p w14:paraId="610C7F77" w14:textId="77777777" w:rsidR="0032794D" w:rsidRPr="0032794D" w:rsidRDefault="0032794D" w:rsidP="0094505F">
            <w:pPr>
              <w:rPr>
                <w:lang w:val="es-ES"/>
              </w:rPr>
            </w:pPr>
            <w:r>
              <w:rPr>
                <w:b/>
                <w:bCs/>
                <w:lang w:val="es-ES"/>
              </w:rPr>
              <w:t>ESCENARIO PRINCIPAL:</w:t>
            </w:r>
          </w:p>
        </w:tc>
      </w:tr>
      <w:tr w:rsidR="0032794D" w:rsidRPr="0032794D" w14:paraId="5C1D53B2" w14:textId="77777777">
        <w:tc>
          <w:tcPr>
            <w:tcW w:w="8494" w:type="dxa"/>
          </w:tcPr>
          <w:p w14:paraId="527AC160" w14:textId="77777777" w:rsidR="0032794D" w:rsidRDefault="0032794D">
            <w:pPr>
              <w:numPr>
                <w:ilvl w:val="0"/>
                <w:numId w:val="22"/>
              </w:numPr>
              <w:rPr>
                <w:lang w:val="es-ES"/>
              </w:rPr>
            </w:pPr>
            <w:r>
              <w:rPr>
                <w:lang w:val="es-ES"/>
              </w:rPr>
              <w:t>El usuario ingresa a la gestión de recetas y el sistema muestra el listado de productos con receta cargada.</w:t>
            </w:r>
          </w:p>
          <w:p w14:paraId="0861071C" w14:textId="77777777" w:rsidR="0032794D" w:rsidRDefault="0032794D">
            <w:pPr>
              <w:numPr>
                <w:ilvl w:val="0"/>
                <w:numId w:val="22"/>
              </w:numPr>
              <w:rPr>
                <w:lang w:val="es-ES"/>
              </w:rPr>
            </w:pPr>
            <w:r>
              <w:rPr>
                <w:lang w:val="es-ES"/>
              </w:rPr>
              <w:t xml:space="preserve">El usuario selecciona el producto y el sistema muestra la receta actual con sus insumos y proporciones.</w:t>
            </w:r>
            <w:ins w:id="1384" w:author="Claude" w:date="2026-10-05T00:00:00Z">
              <w:r>
                <w:rPr>
                  <w:lang w:val="es-ES"/>
                </w:rPr>
                <w:t xml:space="preserve"> Un insumo dado de baja se muestra en rojo con "(dado de baja)".</w:t>
              </w:r>
            </w:ins>
          </w:p>
          <w:p w14:paraId="575918E4" w14:textId="77777777" w:rsidR="0032794D" w:rsidRDefault="0032794D">
            <w:pPr>
              <w:numPr>
                <w:ilvl w:val="0"/>
                <w:numId w:val="22"/>
              </w:numPr>
              <w:rPr>
                <w:lang w:val="es-ES"/>
              </w:rPr>
            </w:pPr>
            <w:r>
              <w:rPr>
                <w:lang w:val="es-ES"/>
              </w:rPr>
              <w:t xml:space="preserve">El usuario agrega, quita o cambia la proporción de los insumos y confirma los cambios.</w:t>
            </w:r>
            <w:ins w:id="1385" w:author="Claude" w:date="2026-10-05T00:00:00Z">
              <w:r>
                <w:rPr>
                  <w:lang w:val="es-ES"/>
                </w:rPr>
                <w:t xml:space="preserve"> Solo puede agregar insumos activos del uso que corresponde al producto.</w:t>
              </w:r>
            </w:ins>
          </w:p>
          <w:p w14:paraId="73BD1B86" w14:textId="77777777" w:rsidR="0032794D" w:rsidRDefault="0032794D">
            <w:pPr>
              <w:numPr>
                <w:ilvl w:val="0"/>
                <w:numId w:val="22"/>
              </w:numPr>
              <w:rPr>
                <w:lang w:val="es-ES"/>
              </w:rPr>
            </w:pPr>
            <w:r>
              <w:rPr>
                <w:lang w:val="es-ES"/>
              </w:rPr>
              <w:t>El sistema valida que la receta tenga al menos un insumo, que cada proporción sea mayor a cero y que no haya insumos repetidos.</w:t>
            </w:r>
          </w:p>
          <w:p w14:paraId="35D233E3" w14:textId="3925A1CE" w:rsidR="0032794D" w:rsidRPr="0032794D" w:rsidRDefault="0032794D">
            <w:pPr>
              <w:numPr>
                <w:ilvl w:val="0"/>
                <w:numId w:val="22"/>
              </w:numPr>
              <w:rPr>
                <w:lang w:val="es-ES"/>
              </w:rPr>
            </w:pPr>
            <w:r>
              <w:rPr>
                <w:lang w:val="es-ES"/>
              </w:rPr>
              <w:t>El sistema guarda la receta modificada y muestra en pantalla "La receta fue modificada exitosamente".</w:t>
            </w:r>
          </w:p>
        </w:tc>
      </w:tr>
      <w:tr w:rsidR="0032794D" w:rsidRPr="0032794D" w14:paraId="3D4278D0" w14:textId="77777777">
        <w:tc>
          <w:tcPr>
            <w:tcW w:w="8494" w:type="dxa"/>
          </w:tcPr>
          <w:p w14:paraId="455EF916" w14:textId="77777777" w:rsidR="0032794D" w:rsidRDefault="0032794D" w:rsidP="0094505F">
            <w:pPr>
              <w:rPr>
                <w:lang w:val="es-ES"/>
              </w:rPr>
            </w:pPr>
            <w:r>
              <w:rPr>
                <w:b/>
                <w:bCs/>
                <w:lang w:val="es-ES"/>
              </w:rPr>
              <w:t>FLUJOS ALTERNATIVOS:</w:t>
              <w:br/>
              <w:t>FA1 - Receta inválida</w:t>
            </w:r>
            <w:r>
              <w:rPr>
                <w:lang w:val="es-ES"/>
              </w:rPr>
              <w:br/>
              <w:t>4.1 El sistema detecta que la receta no tiene insumos, tiene proporciones inválidas o insumos repetidos.</w:t>
              <w:br/>
              <w:t>4.2 El sistema muestra en pantalla el error correspondiente. Continúa en el punto 3.</w:t>
            </w:r>
          </w:p>
          <w:p w14:paraId="6C20B166" w14:textId="7D190EF0" w:rsidR="0032794D" w:rsidRPr="0032794D" w:rsidRDefault="0032794D" w:rsidP="0094505F">
            <w:pPr>
              <w:rPr>
                <w:lang w:val="es-ES"/>
              </w:rPr>
            </w:pPr>
            <w:r>
              <w:rPr>
                <w:b/>
                <w:bCs/>
                <w:lang w:val="es-ES"/>
              </w:rPr>
              <w:t xml:space="preserve">FA2 - Cancelación</w:t>
            </w:r>
            <w:r>
              <w:rPr>
                <w:lang w:val="es-ES"/>
              </w:rPr>
              <w:br/>
              <w:t xml:space="preserve">3.1 El usuario cancela la modificación.</w:t>
              <w:br/>
              <w:t xml:space="preserve">3.2 El sistema no guarda los cambios y vuelve al listado de productos. Fin del caso de uso.</w:t>
            </w:r>
            <w:ins w:id="1386" w:author="Claude" w:date="2026-10-05T00:00:00Z">
              <w:r>
                <w:rPr>
                  <w:lang w:val="es-ES"/>
                </w:rPr>
                <w:br/>
              </w:r>
            </w:ins>
            <w:ins w:id="1387" w:author="Claude" w:date="2026-10-05T00:00:00Z">
              <w:r>
                <w:rPr>
                  <w:b/>
                  <w:bCs/>
                  <w:lang w:val="es-ES"/>
                </w:rPr>
                <w:t xml:space="preserve">FA3 - Insumo dado de baja en la receta</w:t>
              </w:r>
            </w:ins>
            <w:ins w:id="1388" w:author="Claude" w:date="2026-10-05T00:00:00Z">
              <w:r>
                <w:rPr>
                  <w:lang w:val="es-ES"/>
                </w:rPr>
                <w:br/>
                <w:t xml:space="preserve">4.1 El sistema detecta que la receta tiene un insumo dado de baja.</w:t>
                <w:br/>
                <w:t xml:space="preserve">4.2 El sistema muestra en pantalla que hay que quitar ese insumo para guardar. Continúa en el punto 3.</w:t>
              </w:r>
            </w:ins>
          </w:p>
        </w:tc>
      </w:tr>
      <w:tr w:rsidR="0032794D" w:rsidRPr="0032794D" w14:paraId="33367168" w14:textId="77777777">
        <w:tc>
          <w:tcPr>
            <w:tcW w:w="8494" w:type="dxa"/>
          </w:tcPr>
          <w:p w14:paraId="3A2186A0" w14:textId="77777777" w:rsidR="0032794D" w:rsidRPr="0032794D" w:rsidRDefault="0032794D" w:rsidP="0094505F">
            <w:pPr>
              <w:rPr>
                <w:lang w:val="es-ES"/>
              </w:rPr>
            </w:pPr>
            <w:r>
              <w:rPr>
                <w:b/>
                <w:bCs/>
                <w:lang w:val="es-ES"/>
              </w:rPr>
              <w:lastRenderedPageBreak/>
              <w:t>POSTCONDICIONES:</w:t>
            </w:r>
            <w:r>
              <w:rPr>
                <w:lang w:val="es-ES"/>
              </w:rPr>
              <w:t xml:space="preserve"> La receta queda actualizada. Las ventas registradas a partir de ese momento se escalan y descuentan stock con la nueva receta; las ventas ya registradas no se modifican.</w:t>
            </w:r>
          </w:p>
        </w:tc>
      </w:tr>
    </w:tbl>
    <w:p w14:paraId="4929980F" w14:textId="21D27D71" w:rsidR="0032794D" w:rsidRDefault="0032794D" w:rsidP="0032794D">
      <w:pPr>
        <w:rPr>
          <w:lang w:val="es-ES"/>
        </w:rPr>
      </w:pPr>
    </w:p>
    <w:p w14:paraId="75095999" w14:textId="1A5CD160" w:rsidR="0032137D" w:rsidRDefault="0032137D" w:rsidP="0032137D">
      <w:pPr>
        <w:pStyle w:val="Ttulo4"/>
        <w:rPr>
          <w:lang w:val="es-ES"/>
        </w:rPr>
      </w:pPr>
      <w:r>
        <w:rPr>
          <w:lang w:val="es-ES"/>
        </w:rPr>
        <w:lastRenderedPageBreak/>
        <w:t>Diagrama de secuencias:</w:t>
      </w:r>
    </w:p>
    <w:p w14:paraId="7FCDBB0A" w14:textId="5D27FE85" w:rsidR="0032137D" w:rsidRDefault="0032137D" w:rsidP="0032794D">
      <w:pPr>
        <w:rPr>
          <w:lang w:val="es-ES"/>
        </w:rPr>
      </w:pPr>
      <w:r>
        <w:rPr>
          <w:noProof/>
        </w:rPr>
        <w:drawing>
          <wp:inline distT="0" distB="0" distL="0" distR="0" wp14:anchorId="625C2801" wp14:editId="562772E1">
            <wp:extent cx="5400040" cy="6229985"/>
            <wp:effectExtent l="0" t="0" r="0" b="0"/>
            <wp:docPr id="910940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40149" name=""/>
                    <pic:cNvPicPr/>
                  </pic:nvPicPr>
                  <pic:blipFill>
                    <a:blip r:embed="rId26"/>
                    <a:stretch>
                      <a:fillRect/>
                    </a:stretch>
                  </pic:blipFill>
                  <pic:spPr>
                    <a:xfrm>
                      <a:off x="0" y="0"/>
                      <a:ext cx="5400040" cy="6229985"/>
                    </a:xfrm>
                    <a:prstGeom prst="rect">
                      <a:avLst/>
                    </a:prstGeom>
                  </pic:spPr>
                </pic:pic>
              </a:graphicData>
            </a:graphic>
          </wp:inline>
        </w:drawing>
      </w:r>
    </w:p>
    <w:p w14:paraId="56D39123" w14:textId="77777777" w:rsidR="0032137D" w:rsidRDefault="0032137D" w:rsidP="0032794D">
      <w:pPr>
        <w:rPr>
          <w:lang w:val="es-ES"/>
        </w:rPr>
      </w:pPr>
    </w:p>
    <w:p w14:paraId="68E30E18" w14:textId="01CC3CCD" w:rsidR="00F153F0" w:rsidRDefault="00F153F0" w:rsidP="00F153F0">
      <w:pPr>
        <w:pStyle w:val="Ttulo4"/>
        <w:rPr>
          <w:rFonts w:cstheme="minorBidi"/>
        </w:rPr>
      </w:pPr>
      <w:r>
        <w:rPr>
          <w:rFonts w:cstheme="minorBidi"/>
        </w:rPr>
        <w:lastRenderedPageBreak/>
        <w:t>CU015 - Emitir Factura.</w:t>
      </w:r>
    </w:p>
    <w:p w14:paraId="3CEDC9FF" w14:textId="0C1BCA6B" w:rsidR="00C83BA2" w:rsidRPr="00C83BA2" w:rsidRDefault="00C83BA2" w:rsidP="00C83BA2">
      <w:r>
        <w:rPr>
          <w:noProof/>
        </w:rPr>
        <w:drawing>
          <wp:inline distT="0" distB="0" distL="0" distR="0" wp14:anchorId="213115A8" wp14:editId="5464BCF5">
            <wp:extent cx="5400040" cy="1660525"/>
            <wp:effectExtent l="0" t="0" r="0" b="0"/>
            <wp:docPr id="1171391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91261" name=""/>
                    <pic:cNvPicPr/>
                  </pic:nvPicPr>
                  <pic:blipFill>
                    <a:blip r:embed="rId27"/>
                    <a:stretch>
                      <a:fillRect/>
                    </a:stretch>
                  </pic:blipFill>
                  <pic:spPr>
                    <a:xfrm>
                      <a:off x="0" y="0"/>
                      <a:ext cx="5400040" cy="1660525"/>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F153F0" w:rsidRPr="00F153F0" w14:paraId="796FC8B5" w14:textId="77777777">
        <w:tc>
          <w:tcPr>
            <w:tcW w:w="8494" w:type="dxa"/>
          </w:tcPr>
          <w:p w14:paraId="7C12D484" w14:textId="77777777" w:rsidR="00F153F0" w:rsidRPr="00F153F0" w:rsidRDefault="00F153F0" w:rsidP="00A06860">
            <w:pPr>
              <w:rPr>
                <w:lang w:val="es-ES"/>
              </w:rPr>
            </w:pPr>
            <w:r>
              <w:rPr>
                <w:b/>
                <w:bCs/>
                <w:lang w:val="es-ES"/>
              </w:rPr>
              <w:t>ID Y NOMBRE:</w:t>
            </w:r>
            <w:r>
              <w:rPr>
                <w:lang w:val="es-ES"/>
              </w:rPr>
              <w:t xml:space="preserve"> CU015 - Emitir Factura</w:t>
            </w:r>
          </w:p>
        </w:tc>
      </w:tr>
      <w:tr w:rsidR="00F153F0" w:rsidRPr="00F153F0" w14:paraId="01893942" w14:textId="77777777">
        <w:tc>
          <w:tcPr>
            <w:tcW w:w="8494" w:type="dxa"/>
          </w:tcPr>
          <w:p w14:paraId="5073B23A" w14:textId="77777777" w:rsidR="00F153F0" w:rsidRPr="00F153F0" w:rsidRDefault="00F153F0" w:rsidP="00A06860">
            <w:pPr>
              <w:rPr>
                <w:lang w:val="es-ES"/>
              </w:rPr>
            </w:pPr>
            <w:r>
              <w:rPr>
                <w:b/>
                <w:bCs/>
                <w:lang w:val="es-ES"/>
              </w:rPr>
              <w:t>ESTADO:</w:t>
            </w:r>
            <w:r>
              <w:rPr>
                <w:lang w:val="es-ES"/>
              </w:rPr>
              <w:t xml:space="preserve"> Borrador</w:t>
            </w:r>
          </w:p>
        </w:tc>
      </w:tr>
      <w:tr w:rsidR="00F153F0" w:rsidRPr="00F153F0" w14:paraId="596A1A79" w14:textId="77777777">
        <w:tc>
          <w:tcPr>
            <w:tcW w:w="8494" w:type="dxa"/>
          </w:tcPr>
          <w:p w14:paraId="086658D2" w14:textId="77777777" w:rsidR="00F153F0" w:rsidRPr="00F153F0" w:rsidRDefault="00F153F0" w:rsidP="00A06860">
            <w:pPr>
              <w:rPr>
                <w:lang w:val="es-ES"/>
              </w:rPr>
            </w:pPr>
            <w:r>
              <w:rPr>
                <w:b/>
                <w:bCs/>
                <w:lang w:val="es-ES"/>
              </w:rPr>
              <w:t xml:space="preserve">DESCRIPCIÓN:</w:t>
            </w:r>
            <w:r>
              <w:rPr>
                <w:lang w:val="es-ES"/>
              </w:rPr>
              <w:t xml:space="preserve"> El caso de uso permite al </w:t>
            </w:r>
            <w:del w:id="1389" w:author="Claude" w:date="2026-10-05T00:00:00Z">
              <w:r>
                <w:rPr>
                  <w:lang w:val="es-ES"/>
                </w:rPr>
                <w:delText xml:space="preserve">Cajero emitir la factura</w:delText>
              </w:r>
            </w:del>
            <w:ins w:id="1390" w:author="Claude" w:date="2026-10-05T00:00:00Z">
              <w:r>
                <w:rPr>
                  <w:lang w:val="es-ES"/>
                </w:rPr>
                <w:t xml:space="preserve">Vendedor emitir la Factura B</w:t>
              </w:r>
            </w:ins>
            <w:r>
              <w:rPr>
                <w:lang w:val="es-ES"/>
              </w:rPr>
              <w:t xml:space="preserve"> a consumidor final</w:t>
            </w:r>
            <w:ins w:id="1391" w:author="Claude" w:date="2026-10-05T00:00:00Z">
              <w:r>
                <w:rPr>
                  <w:lang w:val="es-ES"/>
                </w:rPr>
                <w:t xml:space="preserve"> (código 006)</w:t>
              </w:r>
            </w:ins>
            <w:r>
              <w:rPr>
                <w:lang w:val="es-ES"/>
              </w:rPr>
              <w:t xml:space="preserve"> de una venta registrada, </w:t>
            </w:r>
            <w:del w:id="1392" w:author="Claude" w:date="2026-10-05T00:00:00Z">
              <w:r>
                <w:rPr>
                  <w:lang w:val="es-ES"/>
                </w:rPr>
                <w:delText xml:space="preserve">cargando</w:delText>
              </w:r>
            </w:del>
            <w:ins w:id="1393" w:author="Claude" w:date="2026-10-05T00:00:00Z">
              <w:r>
                <w:rPr>
                  <w:lang w:val="es-ES"/>
                </w:rPr>
                <w:t xml:space="preserve">con</w:t>
              </w:r>
            </w:ins>
            <w:r>
              <w:rPr>
                <w:lang w:val="es-ES"/>
              </w:rPr>
              <w:t xml:space="preserve"> los datos del cliente</w:t>
            </w:r>
            <w:ins w:id="1394" w:author="Claude" w:date="2026-10-05T00:00:00Z">
              <w:r>
                <w:rPr>
                  <w:lang w:val="es-ES"/>
                </w:rPr>
                <w:t xml:space="preserve"> si los informa</w:t>
              </w:r>
            </w:ins>
            <w:r>
              <w:rPr>
                <w:lang w:val="es-ES"/>
              </w:rPr>
              <w:t xml:space="preserve">. Es un comprobante simulado, sin conexión con ARCA</w:t>
            </w:r>
            <w:del w:id="1395" w:author="Claude" w:date="2026-10-05T00:00:00Z">
              <w:r>
                <w:rPr>
                  <w:lang w:val="es-ES"/>
                </w:rPr>
                <w:delText xml:space="preserve">.</w:delText>
              </w:r>
            </w:del>
            <w:ins w:id="1396" w:author="Claude" w:date="2026-10-05T00:00:00Z">
              <w:r>
                <w:rPr>
                  <w:lang w:val="es-ES"/>
                </w:rPr>
                <w:t xml:space="preserve"> y sin CAE: lleva número PPPP-NNNNNNNN, datos ficticios del emisor y la leyenda "IVA contenido" (Ley 27.743).</w:t>
              </w:r>
            </w:ins>
          </w:p>
        </w:tc>
      </w:tr>
      <w:tr w:rsidR="00F153F0" w:rsidRPr="00F153F0" w14:paraId="016C4770" w14:textId="77777777">
        <w:tc>
          <w:tcPr>
            <w:tcW w:w="8494" w:type="dxa"/>
          </w:tcPr>
          <w:p w14:paraId="56868369" w14:textId="77777777" w:rsidR="00F153F0" w:rsidRPr="00F153F0" w:rsidRDefault="00F153F0" w:rsidP="00A06860">
            <w:pPr>
              <w:rPr>
                <w:lang w:val="es-ES"/>
              </w:rPr>
            </w:pPr>
            <w:r>
              <w:rPr>
                <w:b/>
                <w:bCs/>
                <w:lang w:val="es-ES"/>
              </w:rPr>
              <w:t xml:space="preserve">ACTOR PRINCIPAL:</w:t>
            </w:r>
            <w:r>
              <w:rPr>
                <w:lang w:val="es-ES"/>
              </w:rPr>
              <w:t xml:space="preserve"> </w:t>
            </w:r>
            <w:del w:id="1397" w:author="Claude" w:date="2026-10-05T00:00:00Z">
              <w:r>
                <w:rPr>
                  <w:lang w:val="es-ES"/>
                </w:rPr>
                <w:delText xml:space="preserve">Cajero</w:delText>
              </w:r>
            </w:del>
            <w:ins w:id="1398" w:author="Claude" w:date="2026-10-05T00:00:00Z">
              <w:r>
                <w:rPr>
                  <w:lang w:val="es-ES"/>
                </w:rPr>
                <w:t xml:space="preserve">Vendedor</w:t>
              </w:r>
            </w:ins>
          </w:p>
        </w:tc>
      </w:tr>
      <w:tr w:rsidR="00F153F0" w:rsidRPr="00F153F0" w14:paraId="5C15EE23" w14:textId="77777777">
        <w:tc>
          <w:tcPr>
            <w:tcW w:w="8494" w:type="dxa"/>
          </w:tcPr>
          <w:p w14:paraId="31FD4391" w14:textId="77777777" w:rsidR="00F153F0" w:rsidRPr="00F153F0" w:rsidRDefault="00F153F0" w:rsidP="00A06860">
            <w:pPr>
              <w:rPr>
                <w:lang w:val="es-ES"/>
              </w:rPr>
            </w:pPr>
            <w:r>
              <w:rPr>
                <w:b/>
                <w:bCs/>
                <w:lang w:val="es-ES"/>
              </w:rPr>
              <w:t>ACTORES SECUNDARIOS:</w:t>
            </w:r>
            <w:r>
              <w:rPr>
                <w:lang w:val="es-ES"/>
              </w:rPr>
              <w:t xml:space="preserve"> No tiene.</w:t>
            </w:r>
          </w:p>
        </w:tc>
      </w:tr>
      <w:tr w:rsidR="00F153F0" w:rsidRPr="00F153F0" w14:paraId="32C0A1E0" w14:textId="77777777">
        <w:tc>
          <w:tcPr>
            <w:tcW w:w="8494" w:type="dxa"/>
          </w:tcPr>
          <w:p w14:paraId="505D9F99" w14:textId="77777777" w:rsidR="00F153F0" w:rsidRPr="00F153F0" w:rsidRDefault="00F153F0" w:rsidP="00A06860">
            <w:pPr>
              <w:rPr>
                <w:lang w:val="es-ES"/>
              </w:rPr>
            </w:pPr>
            <w:r>
              <w:rPr>
                <w:b/>
                <w:bCs/>
                <w:lang w:val="es-ES"/>
              </w:rPr>
              <w:t>PRECONDICIONES:</w:t>
            </w:r>
            <w:r>
              <w:rPr>
                <w:lang w:val="es-ES"/>
              </w:rPr>
              <w:t xml:space="preserve"> La venta fue registrada y el cobro confirmado en CU010 - Registrar Venta, que incluye a este caso de uso.</w:t>
            </w:r>
          </w:p>
        </w:tc>
      </w:tr>
      <w:tr w:rsidR="00F153F0" w:rsidRPr="00F153F0" w14:paraId="0BDE6F74" w14:textId="77777777">
        <w:tc>
          <w:tcPr>
            <w:tcW w:w="8494" w:type="dxa"/>
          </w:tcPr>
          <w:p w14:paraId="230EDA6E" w14:textId="77777777" w:rsidR="00F153F0" w:rsidRPr="00F153F0" w:rsidRDefault="00F153F0" w:rsidP="00A06860">
            <w:pPr>
              <w:rPr>
                <w:lang w:val="es-ES"/>
              </w:rPr>
            </w:pPr>
            <w:r>
              <w:rPr>
                <w:b/>
                <w:bCs/>
                <w:lang w:val="es-ES"/>
              </w:rPr>
              <w:t>PUNTOS DE EXTENSIÓN:</w:t>
            </w:r>
            <w:r>
              <w:rPr>
                <w:lang w:val="es-ES"/>
              </w:rPr>
              <w:t xml:space="preserve"> No tiene.</w:t>
            </w:r>
          </w:p>
        </w:tc>
      </w:tr>
      <w:tr w:rsidR="00F153F0" w:rsidRPr="00F153F0" w14:paraId="455E175E" w14:textId="77777777">
        <w:tc>
          <w:tcPr>
            <w:tcW w:w="8494" w:type="dxa"/>
          </w:tcPr>
          <w:p w14:paraId="6F665F2C" w14:textId="77777777" w:rsidR="00F153F0" w:rsidRPr="00F153F0" w:rsidRDefault="00F153F0" w:rsidP="00A06860">
            <w:pPr>
              <w:rPr>
                <w:lang w:val="es-ES"/>
              </w:rPr>
            </w:pPr>
            <w:r>
              <w:rPr>
                <w:b/>
                <w:bCs/>
                <w:lang w:val="es-ES"/>
              </w:rPr>
              <w:t>CONDICIÓN:</w:t>
            </w:r>
            <w:r>
              <w:rPr>
                <w:lang w:val="es-ES"/>
              </w:rPr>
              <w:t xml:space="preserve"> La venta no debe tener una factura emitida previamente.</w:t>
            </w:r>
          </w:p>
        </w:tc>
      </w:tr>
      <w:tr w:rsidR="00F153F0" w:rsidRPr="00F153F0" w14:paraId="07933D24" w14:textId="77777777">
        <w:tc>
          <w:tcPr>
            <w:tcW w:w="8494" w:type="dxa"/>
          </w:tcPr>
          <w:p w14:paraId="45B338B4" w14:textId="77777777" w:rsidR="00F153F0" w:rsidRPr="00F153F0" w:rsidRDefault="00F153F0" w:rsidP="00A06860">
            <w:pPr>
              <w:rPr>
                <w:lang w:val="es-ES"/>
              </w:rPr>
            </w:pPr>
            <w:r>
              <w:rPr>
                <w:b/>
                <w:bCs/>
                <w:lang w:val="es-ES"/>
              </w:rPr>
              <w:t>ESCENARIO PRINCIPAL:</w:t>
            </w:r>
          </w:p>
        </w:tc>
      </w:tr>
      <w:tr w:rsidR="00F153F0" w:rsidRPr="00F153F0" w14:paraId="4B0DE911" w14:textId="77777777">
        <w:tc>
          <w:tcPr>
            <w:tcW w:w="8494" w:type="dxa"/>
          </w:tcPr>
          <w:p w14:paraId="01383957" w14:textId="77777777" w:rsidR="00F153F0" w:rsidRDefault="00F153F0">
            <w:pPr>
              <w:numPr>
                <w:ilvl w:val="0"/>
                <w:numId w:val="23"/>
              </w:numPr>
              <w:rPr>
                <w:lang w:val="es-ES"/>
              </w:rPr>
            </w:pPr>
            <w:r>
              <w:rPr>
                <w:lang w:val="es-ES"/>
              </w:rPr>
              <w:t xml:space="preserve">El sistema solicita al </w:t>
            </w:r>
            <w:del w:id="1399" w:author="Claude" w:date="2026-10-05T00:00:00Z">
              <w:r>
                <w:rPr>
                  <w:lang w:val="es-ES"/>
                </w:rPr>
                <w:delText xml:space="preserve">Cajero</w:delText>
              </w:r>
            </w:del>
            <w:ins w:id="1400" w:author="Claude" w:date="2026-10-05T00:00:00Z">
              <w:r>
                <w:rPr>
                  <w:lang w:val="es-ES"/>
                </w:rPr>
                <w:t xml:space="preserve">Vendedor</w:t>
              </w:r>
            </w:ins>
            <w:r>
              <w:rPr>
                <w:lang w:val="es-ES"/>
              </w:rPr>
              <w:t xml:space="preserve"> los datos del cliente para la factura.</w:t>
            </w:r>
          </w:p>
          <w:p w14:paraId="605B4A4B" w14:textId="6DB2D8E8" w:rsidR="00F153F0" w:rsidRDefault="00F153F0">
            <w:pPr>
              <w:numPr>
                <w:ilvl w:val="0"/>
                <w:numId w:val="23"/>
              </w:numPr>
              <w:rPr>
                <w:lang w:val="es-ES"/>
              </w:rPr>
            </w:pPr>
            <w:r>
              <w:rPr>
                <w:lang w:val="es-ES"/>
              </w:rPr>
              <w:t xml:space="preserve">El </w:t>
            </w:r>
            <w:del w:id="1401" w:author="Claude" w:date="2026-10-05T00:00:00Z">
              <w:r>
                <w:rPr>
                  <w:lang w:val="es-ES"/>
                </w:rPr>
                <w:delText xml:space="preserve">Cajero</w:delText>
              </w:r>
            </w:del>
            <w:ins w:id="1402" w:author="Claude" w:date="2026-10-05T00:00:00Z">
              <w:r>
                <w:rPr>
                  <w:lang w:val="es-ES"/>
                </w:rPr>
                <w:t xml:space="preserve">Vendedor</w:t>
              </w:r>
            </w:ins>
            <w:r>
              <w:rPr>
                <w:lang w:val="es-ES"/>
              </w:rPr>
              <w:t xml:space="preserve"> ingresa nombre, número de teléfono y correo del cliente</w:t>
            </w:r>
            <w:ins w:id="1403" w:author="Claude" w:date="2026-10-05T00:00:00Z">
              <w:r>
                <w:rPr>
                  <w:lang w:val="es-ES"/>
                </w:rPr>
                <w:t xml:space="preserve">, si el cliente los informa,</w:t>
              </w:r>
            </w:ins>
            <w:r>
              <w:rPr>
                <w:lang w:val="es-ES"/>
              </w:rPr>
              <w:t xml:space="preserve"> y confirma.</w:t>
            </w:r>
            <w:ins w:id="1404" w:author="Claude" w:date="2026-10-05T00:00:00Z">
              <w:r>
                <w:rPr>
                  <w:lang w:val="es-ES"/>
                </w:rPr>
                <w:t xml:space="preserve"> Los tres datos son opcionales.</w:t>
              </w:r>
            </w:ins>
          </w:p>
          <w:p w14:paraId="3205AD72" w14:textId="77777777" w:rsidR="00F153F0" w:rsidRDefault="00F153F0">
            <w:pPr>
              <w:numPr>
                <w:ilvl w:val="0"/>
                <w:numId w:val="23"/>
              </w:numPr>
              <w:rPr>
                <w:lang w:val="es-ES"/>
              </w:rPr>
            </w:pPr>
            <w:r>
              <w:rPr>
                <w:lang w:val="es-ES"/>
              </w:rPr>
              <w:t xml:space="preserve">El sistema valida los datos, asigna el próximo número de comprobante y arma la factura a consumidor final con fecha y hora, número, datos del cliente, detalle de productos y tamaños con cantidad, precio unitario y subtotal, total </w:t>
            </w:r>
            <w:ins w:id="1405" w:author="Claude" w:date="2026-10-05T00:00:00Z">
              <w:r>
                <w:rPr>
                  <w:lang w:val="es-ES"/>
                </w:rPr>
                <w:t xml:space="preserve">con IVA contenido </w:t>
              </w:r>
            </w:ins>
            <w:r>
              <w:rPr>
                <w:lang w:val="es-ES"/>
              </w:rPr>
              <w:t xml:space="preserve">y medio de pago.</w:t>
            </w:r>
          </w:p>
          <w:p w14:paraId="369D4933" w14:textId="494D3561" w:rsidR="00F153F0" w:rsidRPr="00F153F0" w:rsidRDefault="00F153F0">
            <w:pPr>
              <w:numPr>
                <w:ilvl w:val="0"/>
                <w:numId w:val="23"/>
              </w:numPr>
              <w:rPr>
                <w:lang w:val="es-ES"/>
              </w:rPr>
            </w:pPr>
            <w:r>
              <w:rPr>
                <w:lang w:val="es-ES"/>
              </w:rPr>
              <w:t xml:space="preserve">El sistema registra la factura asociada a la venta</w:t>
            </w:r>
            <w:del w:id="1406" w:author="Claude" w:date="2026-10-05T00:00:00Z">
              <w:r>
                <w:rPr>
                  <w:lang w:val="es-ES"/>
                </w:rPr>
                <w:delText xml:space="preserve"> y la muestra</w:delText>
              </w:r>
            </w:del>
            <w:ins w:id="1407" w:author="Claude" w:date="2026-10-05T00:00:00Z">
              <w:r>
                <w:rPr>
                  <w:lang w:val="es-ES"/>
                </w:rPr>
                <w:t xml:space="preserve">, genera el PDF en Documentos\SistemaBar\Facturas, lo abre y muestra la factura</w:t>
              </w:r>
            </w:ins>
            <w:r>
              <w:rPr>
                <w:lang w:val="es-ES"/>
              </w:rPr>
              <w:t xml:space="preserve"> en pantalla al </w:t>
            </w:r>
            <w:del w:id="1408" w:author="Claude" w:date="2026-10-05T00:00:00Z">
              <w:r>
                <w:rPr>
                  <w:lang w:val="es-ES"/>
                </w:rPr>
                <w:delText xml:space="preserve">Cajero</w:delText>
              </w:r>
            </w:del>
            <w:ins w:id="1409" w:author="Claude" w:date="2026-10-05T00:00:00Z">
              <w:r>
                <w:rPr>
                  <w:lang w:val="es-ES"/>
                </w:rPr>
                <w:t xml:space="preserve">Vendedor</w:t>
              </w:r>
            </w:ins>
            <w:r>
              <w:rPr>
                <w:lang w:val="es-ES"/>
              </w:rPr>
              <w:t xml:space="preserve"> junto con el vale para entregarlos al cliente.</w:t>
            </w:r>
          </w:p>
        </w:tc>
      </w:tr>
      <w:tr w:rsidR="00F153F0" w:rsidRPr="00F153F0" w14:paraId="42E8680E" w14:textId="77777777">
        <w:tc>
          <w:tcPr>
            <w:tcW w:w="8494" w:type="dxa"/>
          </w:tcPr>
          <w:p w14:paraId="6FB30C36" w14:textId="77777777" w:rsidR="00F153F0" w:rsidRPr="00F153F0" w:rsidRDefault="00F153F0" w:rsidP="00A06860">
            <w:pPr>
              <w:rPr>
                <w:lang w:val="es-ES"/>
              </w:rPr>
            </w:pPr>
            <w:r>
              <w:rPr>
                <w:b/>
                <w:bCs/>
                <w:lang w:val="es-ES"/>
              </w:rPr>
              <w:t xml:space="preserve">FLUJOS ALTERNATIVOS:</w:t>
            </w:r>
            <w:r>
              <w:rPr>
                <w:lang w:val="es-ES"/>
              </w:rPr>
              <w:br/>
            </w:r>
            <w:r>
              <w:rPr>
                <w:b/>
                <w:bCs/>
                <w:lang w:val="es-ES"/>
              </w:rPr>
              <w:t xml:space="preserve">FA1 - Datos del cliente inválidos</w:t>
            </w:r>
            <w:r>
              <w:rPr>
                <w:lang w:val="es-ES"/>
              </w:rPr>
              <w:br/>
              <w:t xml:space="preserve">3.1 El sistema detecta </w:t>
            </w:r>
            <w:del w:id="1410" w:author="Claude" w:date="2026-10-05T00:00:00Z">
              <w:r>
                <w:rPr>
                  <w:lang w:val="es-ES"/>
                </w:rPr>
                <w:delText xml:space="preserve">campos vacíos o </w:delText>
              </w:r>
            </w:del>
            <w:r>
              <w:rPr>
                <w:lang w:val="es-ES"/>
              </w:rPr>
              <w:t xml:space="preserve">un correo o </w:t>
            </w:r>
            <w:del w:id="1411" w:author="Claude" w:date="2026-10-05T00:00:00Z">
              <w:r>
                <w:rPr>
                  <w:lang w:val="es-ES"/>
                </w:rPr>
                <w:delText xml:space="preserve">teléfono</w:delText>
              </w:r>
            </w:del>
            <w:ins w:id="1412" w:author="Claude" w:date="2026-10-05T00:00:00Z">
              <w:r>
                <w:rPr>
                  <w:lang w:val="es-ES"/>
                </w:rPr>
                <w:t xml:space="preserve">un teléfono cargado</w:t>
              </w:r>
            </w:ins>
            <w:r>
              <w:rPr>
                <w:lang w:val="es-ES"/>
              </w:rPr>
              <w:t xml:space="preserve"> con formato incorrecto</w:t>
            </w:r>
            <w:ins w:id="1413" w:author="Claude" w:date="2026-10-05T00:00:00Z">
              <w:r>
                <w:rPr>
                  <w:lang w:val="es-ES"/>
                </w:rPr>
                <w:t xml:space="preserve"> (un campo vacío es válido)</w:t>
              </w:r>
            </w:ins>
            <w:r>
              <w:rPr>
                <w:lang w:val="es-ES"/>
              </w:rPr>
              <w:t xml:space="preserve">.</w:t>
              <w:br/>
              <w:t xml:space="preserve">3.2 El sistema muestra en pantalla el error correspondiente. Continúa en el punto 2.</w:t>
              <w:br/>
            </w:r>
            <w:r>
              <w:rPr>
                <w:b/>
                <w:bCs/>
                <w:lang w:val="es-ES"/>
              </w:rPr>
              <w:t xml:space="preserve">FA2 - Error al registrar la factura</w:t>
            </w:r>
            <w:r>
              <w:rPr>
                <w:lang w:val="es-ES"/>
              </w:rPr>
              <w:br/>
              <w:t xml:space="preserve">4.1 El sistema no puede registrar la factura.</w:t>
              <w:br/>
              <w:t xml:space="preserve">4.2 El sistema muestra en pantalla "No se pudo emitir la factura" y permite reintentar</w:t>
            </w:r>
            <w:ins w:id="1414" w:author="Claude" w:date="2026-10-05T00:00:00Z">
              <w:r>
                <w:rPr>
                  <w:lang w:val="es-ES"/>
                </w:rPr>
                <w:t xml:space="preserve"> desde la misma pantalla. La venta ya quedó registrada en CU010</w:t>
              </w:r>
            </w:ins>
            <w:r>
              <w:rPr>
                <w:lang w:val="es-ES"/>
              </w:rPr>
              <w:t xml:space="preserve">. Continúa en el punto 3.</w:t>
            </w:r>
            <w:ins w:id="1415" w:author="Claude" w:date="2026-10-05T00:00:00Z">
              <w:r>
                <w:rPr>
                  <w:lang w:val="es-ES"/>
                </w:rPr>
                <w:br/>
              </w:r>
            </w:ins>
            <w:ins w:id="1416" w:author="Claude" w:date="2026-10-05T00:00:00Z">
              <w:r>
                <w:rPr>
                  <w:b/>
                  <w:bCs/>
                  <w:lang w:val="es-ES"/>
                </w:rPr>
                <w:t xml:space="preserve">FA3 - PDF anterior abierto</w:t>
              </w:r>
            </w:ins>
            <w:ins w:id="1417" w:author="Claude" w:date="2026-10-05T00:00:00Z">
              <w:r>
                <w:rPr>
                  <w:lang w:val="es-ES"/>
                </w:rPr>
                <w:br/>
                <w:t xml:space="preserve">4.1 El sistema detecta que el PDF de la factura está abierto en el visor.</w:t>
                <w:br/>
                <w:t xml:space="preserve">4.2 El sistema guarda una copia con la hora en el nombre (Factura_NNNNNNNN_HHmmss.pdf) y la abre.</w:t>
              </w:r>
            </w:ins>
          </w:p>
        </w:tc>
      </w:tr>
      <w:tr w:rsidR="00F153F0" w:rsidRPr="00F153F0" w14:paraId="5E5E55AA" w14:textId="77777777">
        <w:tc>
          <w:tcPr>
            <w:tcW w:w="8494" w:type="dxa"/>
          </w:tcPr>
          <w:p w14:paraId="68ECC56A" w14:textId="77777777" w:rsidR="00F153F0" w:rsidRPr="00F153F0" w:rsidRDefault="00F153F0" w:rsidP="00A06860">
            <w:pPr>
              <w:rPr>
                <w:lang w:val="es-ES"/>
              </w:rPr>
            </w:pPr>
            <w:r>
              <w:rPr>
                <w:b/>
                <w:bCs/>
                <w:lang w:val="es-ES"/>
              </w:rPr>
              <w:t xml:space="preserve">POSTCONDICIONES:</w:t>
            </w:r>
            <w:r>
              <w:rPr>
                <w:lang w:val="es-ES"/>
              </w:rPr>
              <w:t xml:space="preserve"> La factura queda registrada con numeración correlativa, asociada a la venta y con los datos del cliente</w:t>
            </w:r>
            <w:del w:id="1418" w:author="Claude" w:date="2026-10-05T00:00:00Z">
              <w:r>
                <w:rPr>
                  <w:lang w:val="es-ES"/>
                </w:rPr>
                <w:delText xml:space="preserve">.</w:delText>
              </w:r>
            </w:del>
            <w:ins w:id="1419" w:author="Claude" w:date="2026-10-05T00:00:00Z">
              <w:r>
                <w:rPr>
                  <w:lang w:val="es-ES"/>
                </w:rPr>
                <w:t xml:space="preserve"> (o a consumidor final). El PDF de la factura queda guardado.</w:t>
              </w:r>
            </w:ins>
          </w:p>
        </w:tc>
      </w:tr>
    </w:tbl>
    <w:p w14:paraId="72315D3A" w14:textId="77777777" w:rsidR="00F153F0" w:rsidRDefault="00F153F0" w:rsidP="0032794D">
      <w:pPr>
        <w:rPr>
          <w:lang w:val="es-ES"/>
        </w:rPr>
      </w:pPr>
    </w:p>
    <w:p w14:paraId="1EF94F18" w14:textId="061C4954" w:rsidR="0032137D" w:rsidRDefault="0032137D" w:rsidP="0032137D">
      <w:pPr>
        <w:pStyle w:val="Ttulo4"/>
        <w:rPr>
          <w:lang w:val="es-ES"/>
        </w:rPr>
      </w:pPr>
      <w:r>
        <w:rPr>
          <w:lang w:val="es-ES"/>
        </w:rPr>
        <w:t>Diagrama de secuencias</w:t>
      </w:r>
    </w:p>
    <w:p w14:paraId="30E649F8" w14:textId="55E8B330" w:rsidR="0032137D" w:rsidRPr="0032794D" w:rsidRDefault="0032137D" w:rsidP="0032794D">
      <w:pPr>
        <w:rPr>
          <w:lang w:val="es-ES"/>
        </w:rPr>
      </w:pPr>
      <w:r>
        <w:rPr>
          <w:noProof/>
        </w:rPr>
        <w:drawing>
          <wp:inline distT="0" distB="0" distL="0" distR="0" wp14:anchorId="5B2F0E87" wp14:editId="41FD4D3A">
            <wp:extent cx="5546785" cy="5040634"/>
            <wp:effectExtent l="0" t="0" r="0" b="7620"/>
            <wp:docPr id="1865709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09522" name=""/>
                    <pic:cNvPicPr/>
                  </pic:nvPicPr>
                  <pic:blipFill>
                    <a:blip r:embed="rId28"/>
                    <a:stretch>
                      <a:fillRect/>
                    </a:stretch>
                  </pic:blipFill>
                  <pic:spPr>
                    <a:xfrm>
                      <a:off x="0" y="0"/>
                      <a:ext cx="5547505" cy="5041288"/>
                    </a:xfrm>
                    <a:prstGeom prst="rect">
                      <a:avLst/>
                    </a:prstGeom>
                  </pic:spPr>
                </pic:pic>
              </a:graphicData>
            </a:graphic>
          </wp:inline>
        </w:drawing>
      </w:r>
    </w:p>
    <w:p w14:paraId="319C3AB2" w14:textId="77777777" w:rsidR="00B1391F" w:rsidRPr="0032794D" w:rsidRDefault="00B1391F" w:rsidP="0032794D">
      <w:pPr>
        <w:rPr>
          <w:lang w:val="es-ES"/>
        </w:rPr>
      </w:pPr>
    </w:p>
    <w:p>
      <w:pPr>
        <w:pStyle w:val="Ttulo4"/>
        <w:rPr>
          <w:ins w:id="1689" w:author="Claude" w:date="2026-10-05T00:00:00Z"/>
        </w:rPr>
      </w:pPr>
      <w:ins w:id="1690" w:author="Claude" w:date="2026-10-05T00:00:00Z">
        <w:r>
          <w:rPr/>
          <w:t xml:space="preserve">CU023 - Insertar Insumo</w:t>
        </w:r>
      </w:ins>
    </w:p>
    <w:tbl>
      <w:tblPr>
        <w:tblStyle w:val="Tablaconcuadrcula"/>
        <w:tblW w:w="0" w:type="auto"/>
        <w:tblLook w:val="04A0" w:firstRow="1" w:lastRow="0" w:firstColumn="1" w:lastColumn="0" w:noHBand="0" w:noVBand="1"/>
      </w:tblPr>
      <w:tblGrid>
        <w:gridCol w:w="8494"/>
      </w:tblGrid>
      <w:tr w:rsidR="00CA1B3A" w:rsidRPr="00E70ABF" w14:paraId="052D1A53" w14:textId="77777777" w:rsidTr="0007662C">
        <w:trPr>
          <w:ins w:id="1731" w:author="Claude" w:date="2026-10-05T00:00:00Z"/>
        </w:trPr>
        <w:tc>
          <w:tcPr>
            <w:tcW w:w="8494" w:type="dxa"/>
          </w:tcPr>
          <w:p>
            <w:pPr>
              <w:rPr>
                <w:ins w:id="1691" w:author="Claude" w:date="2026-10-05T00:00:00Z"/>
              </w:rPr>
            </w:pPr>
            <w:ins w:id="1692" w:author="Claude" w:date="2026-10-05T00:00:00Z">
              <w:r>
                <w:rPr>
                  <w:b/>
                  <w:bCs/>
                  <w:lang w:val="es-ES"/>
                </w:rPr>
                <w:t xml:space="preserve">ID Y NOMBRE:</w:t>
              </w:r>
              <w:r>
                <w:rPr>
                  <w:lang w:val="es-ES"/>
                </w:rPr>
                <w:t xml:space="preserve"> CU023 - Insertar Insumo</w:t>
              </w:r>
            </w:ins>
          </w:p>
        </w:tc>
      </w:tr>
      <w:tr w:rsidR="00CA1B3A" w:rsidRPr="00E70ABF" w14:paraId="6ED24D27" w14:textId="77777777" w:rsidTr="0007662C">
        <w:trPr>
          <w:ins w:id="1732" w:author="Claude" w:date="2026-10-05T00:00:00Z"/>
        </w:trPr>
        <w:tc>
          <w:tcPr>
            <w:tcW w:w="8494" w:type="dxa"/>
          </w:tcPr>
          <w:p>
            <w:pPr>
              <w:rPr>
                <w:ins w:id="1693" w:author="Claude" w:date="2026-10-05T00:00:00Z"/>
              </w:rPr>
            </w:pPr>
            <w:ins w:id="1694" w:author="Claude" w:date="2026-10-05T00:00:00Z">
              <w:r>
                <w:rPr>
                  <w:b/>
                  <w:bCs/>
                  <w:lang w:val="es-ES"/>
                </w:rPr>
                <w:t xml:space="preserve">ESTADO:</w:t>
              </w:r>
              <w:r>
                <w:rPr>
                  <w:lang w:val="es-ES"/>
                </w:rPr>
                <w:t xml:space="preserve"> En proceso</w:t>
              </w:r>
            </w:ins>
          </w:p>
        </w:tc>
      </w:tr>
      <w:tr w:rsidR="00CA1B3A" w:rsidRPr="00E70ABF" w14:paraId="7390F6FC" w14:textId="77777777" w:rsidTr="0007662C">
        <w:trPr>
          <w:ins w:id="1733" w:author="Claude" w:date="2026-10-05T00:00:00Z"/>
        </w:trPr>
        <w:tc>
          <w:tcPr>
            <w:tcW w:w="8494" w:type="dxa"/>
          </w:tcPr>
          <w:p>
            <w:pPr>
              <w:rPr>
                <w:ins w:id="1695" w:author="Claude" w:date="2026-10-05T00:00:00Z"/>
              </w:rPr>
            </w:pPr>
            <w:ins w:id="1696" w:author="Claude" w:date="2026-10-05T00:00:00Z">
              <w:r>
                <w:rPr>
                  <w:b/>
                  <w:bCs/>
                  <w:lang w:val="es-ES"/>
                </w:rPr>
                <w:t xml:space="preserve">DESCRIPCIÓN:</w:t>
              </w:r>
              <w:r>
                <w:rPr>
                  <w:lang w:val="es-ES"/>
                </w:rPr>
                <w:t xml:space="preserve"> Permite registrar un nuevo insumo del bar con su unidad de medida, su unidad de compra, su equivalencia, su umbral de reposición, su costo, su stock inicial y su uso, para poder usarlo en recetas y en órdenes de compra.</w:t>
              </w:r>
            </w:ins>
          </w:p>
        </w:tc>
      </w:tr>
      <w:tr w:rsidR="00CA1B3A" w:rsidRPr="00E70ABF" w14:paraId="52772F03" w14:textId="77777777" w:rsidTr="0007662C">
        <w:trPr>
          <w:ins w:id="1734" w:author="Claude" w:date="2026-10-05T00:00:00Z"/>
        </w:trPr>
        <w:tc>
          <w:tcPr>
            <w:tcW w:w="8494" w:type="dxa"/>
          </w:tcPr>
          <w:p>
            <w:pPr>
              <w:rPr>
                <w:ins w:id="1697" w:author="Claude" w:date="2026-10-05T00:00:00Z"/>
              </w:rPr>
            </w:pPr>
            <w:ins w:id="1698" w:author="Claude" w:date="2026-10-05T00:00:00Z">
              <w:r>
                <w:rPr>
                  <w:b/>
                  <w:bCs/>
                  <w:lang w:val="es-ES"/>
                </w:rPr>
                <w:t xml:space="preserve">ACTOR PRINCIPAL:</w:t>
              </w:r>
              <w:r>
                <w:rPr>
                  <w:lang w:val="es-ES"/>
                </w:rPr>
                <w:t xml:space="preserve"> Encargado de Stock, Dueño</w:t>
              </w:r>
            </w:ins>
          </w:p>
        </w:tc>
      </w:tr>
      <w:tr w:rsidR="00CA1B3A" w:rsidRPr="00E70ABF" w14:paraId="350A30DA" w14:textId="77777777" w:rsidTr="0007662C">
        <w:trPr>
          <w:ins w:id="1735" w:author="Claude" w:date="2026-10-05T00:00:00Z"/>
        </w:trPr>
        <w:tc>
          <w:tcPr>
            <w:tcW w:w="8494" w:type="dxa"/>
          </w:tcPr>
          <w:p>
            <w:pPr>
              <w:rPr>
                <w:ins w:id="1699" w:author="Claude" w:date="2026-10-05T00:00:00Z"/>
              </w:rPr>
            </w:pPr>
            <w:ins w:id="1700" w:author="Claude" w:date="2026-10-05T00:00:00Z">
              <w:r>
                <w:rPr>
                  <w:b/>
                  <w:bCs/>
                  <w:lang w:val="es-ES"/>
                </w:rPr>
                <w:t xml:space="preserve">ACTORES SECUNDARIOS:</w:t>
              </w:r>
              <w:r>
                <w:rPr>
                  <w:lang w:val="es-ES"/>
                </w:rPr>
                <w:t xml:space="preserve"> No tiene.</w:t>
              </w:r>
            </w:ins>
          </w:p>
        </w:tc>
      </w:tr>
      <w:tr w:rsidR="00CA1B3A" w:rsidRPr="00E70ABF" w14:paraId="35131F78" w14:textId="77777777" w:rsidTr="0007662C">
        <w:trPr>
          <w:ins w:id="1736" w:author="Claude" w:date="2026-10-05T00:00:00Z"/>
        </w:trPr>
        <w:tc>
          <w:tcPr>
            <w:tcW w:w="8494" w:type="dxa"/>
          </w:tcPr>
          <w:p>
            <w:pPr>
              <w:rPr>
                <w:ins w:id="1701" w:author="Claude" w:date="2026-10-05T00:00:00Z"/>
              </w:rPr>
            </w:pPr>
            <w:ins w:id="1702" w:author="Claude" w:date="2026-10-05T00:00:00Z">
              <w:r>
                <w:rPr>
                  <w:b/>
                  <w:bCs/>
                  <w:lang w:val="es-ES"/>
                </w:rPr>
                <w:t xml:space="preserve">PRECONDICIONES:</w:t>
              </w:r>
              <w:r>
                <w:rPr>
                  <w:lang w:val="es-ES"/>
                </w:rPr>
                <w:t xml:space="preserve"> El usuario inició sesión con el permiso "Gestion Insumos".</w:t>
              </w:r>
            </w:ins>
          </w:p>
        </w:tc>
      </w:tr>
      <w:tr w:rsidR="00CA1B3A" w:rsidRPr="00E70ABF" w14:paraId="7508BE28" w14:textId="77777777" w:rsidTr="0007662C">
        <w:trPr>
          <w:ins w:id="1737" w:author="Claude" w:date="2026-10-05T00:00:00Z"/>
        </w:trPr>
        <w:tc>
          <w:tcPr>
            <w:tcW w:w="8494" w:type="dxa"/>
          </w:tcPr>
          <w:p>
            <w:pPr>
              <w:rPr>
                <w:ins w:id="1703" w:author="Claude" w:date="2026-10-05T00:00:00Z"/>
              </w:rPr>
            </w:pPr>
            <w:ins w:id="1704" w:author="Claude" w:date="2026-10-05T00:00:00Z">
              <w:r>
                <w:rPr>
                  <w:b/>
                  <w:bCs/>
                  <w:lang w:val="es-ES"/>
                </w:rPr>
                <w:t xml:space="preserve">PUNTOS DE EXTENSIÓN:</w:t>
              </w:r>
              <w:r>
                <w:rPr>
                  <w:lang w:val="es-ES"/>
                </w:rPr>
                <w:t xml:space="preserve"> No tiene.</w:t>
              </w:r>
            </w:ins>
          </w:p>
        </w:tc>
      </w:tr>
      <w:tr w:rsidR="00CA1B3A" w:rsidRPr="00E70ABF" w14:paraId="59FDF376" w14:textId="77777777" w:rsidTr="0007662C">
        <w:trPr>
          <w:ins w:id="1738" w:author="Claude" w:date="2026-10-05T00:00:00Z"/>
        </w:trPr>
        <w:tc>
          <w:tcPr>
            <w:tcW w:w="8494" w:type="dxa"/>
          </w:tcPr>
          <w:p>
            <w:pPr>
              <w:rPr>
                <w:ins w:id="1705" w:author="Claude" w:date="2026-10-05T00:00:00Z"/>
              </w:rPr>
            </w:pPr>
            <w:ins w:id="1706" w:author="Claude" w:date="2026-10-05T00:00:00Z">
              <w:r>
                <w:rPr>
                  <w:b/>
                  <w:bCs/>
                  <w:lang w:val="es-ES"/>
                </w:rPr>
                <w:t xml:space="preserve">CONDICIÓN:</w:t>
              </w:r>
              <w:r>
                <w:rPr>
                  <w:lang w:val="es-ES"/>
                </w:rPr>
                <w:t xml:space="preserve"> Este caso de uso extiende a CU013 - Insertar Recetas cuando el insumo que necesita la receta no existe.</w:t>
              </w:r>
            </w:ins>
          </w:p>
        </w:tc>
      </w:tr>
      <w:tr w:rsidR="00CA1B3A" w:rsidRPr="00E70ABF" w14:paraId="3E53EEF2" w14:textId="77777777" w:rsidTr="0007662C">
        <w:trPr>
          <w:trHeight w:val="2524"/>
          <w:ins w:id="1739" w:author="Claude" w:date="2026-10-05T00:00:00Z"/>
        </w:trPr>
        <w:tc>
          <w:tcPr>
            <w:tcW w:w="8494" w:type="dxa"/>
          </w:tcPr>
          <w:p>
            <w:pPr>
              <w:rPr>
                <w:ins w:id="1707" w:author="Claude" w:date="2026-10-05T00:00:00Z"/>
              </w:rPr>
            </w:pPr>
            <w:ins w:id="1708" w:author="Claude" w:date="2026-10-05T00:00:00Z">
              <w:r>
                <w:rPr>
                  <w:b/>
                  <w:bCs/>
                  <w:lang w:val="es-ES"/>
                </w:rPr>
                <w:t xml:space="preserve">ESCENARIO PRINCIPAL:</w:t>
              </w:r>
            </w:ins>
          </w:p>
          <w:p>
            <w:pPr>
              <w:numPr>
                <w:ilvl w:val="0"/>
                <w:numId w:val="33"/>
              </w:numPr>
              <w:rPr>
                <w:ins w:id="1709" w:author="Claude" w:date="2026-10-05T00:00:00Z"/>
              </w:rPr>
            </w:pPr>
            <w:ins w:id="1710" w:author="Claude" w:date="2026-10-05T00:00:00Z">
              <w:r>
                <w:rPr>
                  <w:lang w:val="es-ES"/>
                </w:rPr>
                <w:t xml:space="preserve">El usuario selecciona la opción de registrar un nuevo insumo.</w:t>
              </w:r>
            </w:ins>
          </w:p>
          <w:p>
            <w:pPr>
              <w:numPr>
                <w:ilvl w:val="0"/>
                <w:numId w:val="33"/>
              </w:numPr>
              <w:rPr>
                <w:ins w:id="1711" w:author="Claude" w:date="2026-10-05T00:00:00Z"/>
              </w:rPr>
            </w:pPr>
            <w:ins w:id="1712" w:author="Claude" w:date="2026-10-05T00:00:00Z">
              <w:r>
                <w:rPr>
                  <w:lang w:val="es-ES"/>
                </w:rPr>
                <w:t xml:space="preserve">El sistema muestra el formulario de insumo vacío.</w:t>
              </w:r>
            </w:ins>
          </w:p>
          <w:p>
            <w:pPr>
              <w:numPr>
                <w:ilvl w:val="0"/>
                <w:numId w:val="33"/>
              </w:numPr>
              <w:rPr>
                <w:ins w:id="1713" w:author="Claude" w:date="2026-10-05T00:00:00Z"/>
              </w:rPr>
            </w:pPr>
            <w:ins w:id="1714" w:author="Claude" w:date="2026-10-05T00:00:00Z">
              <w:r>
                <w:rPr>
                  <w:lang w:val="es-ES"/>
                </w:rPr>
                <w:t xml:space="preserve">El usuario ingresa el nombre, la unidad de medida (ml, g o un), la unidad de compra, la equivalencia, el umbral de reposición, el costo por unidad de compra, el stock inicial en unidades de compra y el uso (bebidas, comidas o ambos), y confirma el alta.</w:t>
              </w:r>
            </w:ins>
          </w:p>
          <w:p>
            <w:pPr>
              <w:numPr>
                <w:ilvl w:val="0"/>
                <w:numId w:val="33"/>
              </w:numPr>
              <w:rPr>
                <w:ins w:id="1715" w:author="Claude" w:date="2026-10-05T00:00:00Z"/>
              </w:rPr>
            </w:pPr>
            <w:ins w:id="1716" w:author="Claude" w:date="2026-10-05T00:00:00Z">
              <w:r>
                <w:rPr>
                  <w:lang w:val="es-ES"/>
                </w:rPr>
                <w:t xml:space="preserve">El sistema valida los datos, calcula el stock inicial en la unidad de medida (cantidad por equivalencia), registra el insumo como activo y confirma el alta en pantalla.</w:t>
              </w:r>
            </w:ins>
          </w:p>
        </w:tc>
      </w:tr>
      <w:tr w:rsidR="00CA1B3A" w:rsidRPr="00E70ABF" w14:paraId="40C56F72" w14:textId="77777777" w:rsidTr="0007662C">
        <w:trPr>
          <w:ins w:id="1740" w:author="Claude" w:date="2026-10-05T00:00:00Z"/>
        </w:trPr>
        <w:tc>
          <w:tcPr>
            <w:tcW w:w="8494" w:type="dxa"/>
          </w:tcPr>
          <w:p>
            <w:pPr>
              <w:rPr>
                <w:ins w:id="1717" w:author="Claude" w:date="2026-10-05T00:00:00Z"/>
              </w:rPr>
            </w:pPr>
            <w:ins w:id="1718" w:author="Claude" w:date="2026-10-05T00:00:00Z">
              <w:r>
                <w:rPr>
                  <w:b/>
                  <w:bCs/>
                  <w:lang w:val="es-ES"/>
                </w:rPr>
                <w:t xml:space="preserve">FLUJOS ALTERNATIVOS:</w:t>
              </w:r>
              <w:r>
                <w:rPr>
                  <w:lang w:val="es-ES"/>
                </w:rPr>
                <w:br/>
              </w:r>
              <w:r>
                <w:rPr>
                  <w:b/>
                  <w:bCs/>
                  <w:lang w:val="es-ES"/>
                </w:rPr>
                <w:t xml:space="preserve">FA1 - Datos incompletos o inválidos (pasos 4.1 y 4.2)</w:t>
              </w:r>
            </w:ins>
          </w:p>
          <w:p>
            <w:pPr>
              <w:rPr>
                <w:ins w:id="1719" w:author="Claude" w:date="2026-10-05T00:00:00Z"/>
              </w:rPr>
            </w:pPr>
            <w:ins w:id="1720" w:author="Claude" w:date="2026-10-05T00:00:00Z">
              <w:r>
                <w:rPr>
                  <w:lang w:val="es-ES"/>
                </w:rPr>
                <w:t xml:space="preserve">4.1 El sistema detecta que falta un dato obligatorio, que un valor numérico no es válido o que no se marcó ningún uso.</w:t>
              </w:r>
            </w:ins>
          </w:p>
          <w:p>
            <w:pPr>
              <w:rPr>
                <w:ins w:id="1721" w:author="Claude" w:date="2026-10-05T00:00:00Z"/>
              </w:rPr>
            </w:pPr>
            <w:ins w:id="1722" w:author="Claude" w:date="2026-10-05T00:00:00Z">
              <w:r>
                <w:rPr>
                  <w:lang w:val="es-ES"/>
                </w:rPr>
                <w:t xml:space="preserve">4.2 El sistema muestra un mensaje indicando qué dato corregir, y el flujo continúa en el paso 3.</w:t>
              </w:r>
            </w:ins>
          </w:p>
          <w:p>
            <w:pPr>
              <w:rPr>
                <w:ins w:id="1723" w:author="Claude" w:date="2026-10-05T00:00:00Z"/>
              </w:rPr>
            </w:pPr>
            <w:ins w:id="1724" w:author="Claude" w:date="2026-10-05T00:00:00Z">
              <w:r>
                <w:rPr>
                  <w:b/>
                  <w:bCs/>
                  <w:lang w:val="es-ES"/>
                </w:rPr>
                <w:t xml:space="preserve">FA2 - Insumo ya existente (pasos 4.1 y 4.2)</w:t>
              </w:r>
            </w:ins>
          </w:p>
          <w:p>
            <w:pPr>
              <w:rPr>
                <w:ins w:id="1725" w:author="Claude" w:date="2026-10-05T00:00:00Z"/>
              </w:rPr>
            </w:pPr>
            <w:ins w:id="1726" w:author="Claude" w:date="2026-10-05T00:00:00Z">
              <w:r>
                <w:rPr>
                  <w:lang w:val="es-ES"/>
                </w:rPr>
                <w:t xml:space="preserve">4.1 El sistema detecta que ya existe un insumo con ese nombre, activo o dado de baja, sin distinguir mayúsculas.</w:t>
              </w:r>
            </w:ins>
          </w:p>
          <w:p>
            <w:pPr>
              <w:rPr>
                <w:ins w:id="1727" w:author="Claude" w:date="2026-10-05T00:00:00Z"/>
              </w:rPr>
            </w:pPr>
            <w:ins w:id="1728" w:author="Claude" w:date="2026-10-05T00:00:00Z">
              <w:r>
                <w:rPr>
                  <w:lang w:val="es-ES"/>
                </w:rPr>
                <w:t xml:space="preserve">4.2 El sistema muestra un mensaje indicando que el insumo ya existe, y el flujo continúa en el paso 3.</w:t>
              </w:r>
            </w:ins>
          </w:p>
        </w:tc>
      </w:tr>
      <w:tr w:rsidR="00CA1B3A" w:rsidRPr="00E70ABF" w14:paraId="56EB97D3" w14:textId="77777777" w:rsidTr="0007662C">
        <w:trPr>
          <w:ins w:id="1741" w:author="Claude" w:date="2026-10-05T00:00:00Z"/>
        </w:trPr>
        <w:tc>
          <w:tcPr>
            <w:tcW w:w="8494" w:type="dxa"/>
          </w:tcPr>
          <w:p>
            <w:pPr>
              <w:rPr>
                <w:ins w:id="1729" w:author="Claude" w:date="2026-10-05T00:00:00Z"/>
              </w:rPr>
            </w:pPr>
            <w:ins w:id="1730" w:author="Claude" w:date="2026-10-05T00:00:00Z">
              <w:r>
                <w:rPr>
                  <w:b/>
                  <w:bCs/>
                  <w:lang w:val="es-ES"/>
                </w:rPr>
                <w:t xml:space="preserve">POSTCONDICIONES:</w:t>
              </w:r>
              <w:r>
                <w:rPr>
                  <w:lang w:val="es-ES"/>
                </w:rPr>
                <w:t xml:space="preserve"> El insumo queda registrado como activo, con su stock inicial y sin aviso de stock bajo pendiente.</w:t>
              </w:r>
            </w:ins>
          </w:p>
        </w:tc>
      </w:tr>
    </w:tbl>
    <w:p>
      <w:pPr>
        <w:rPr>
          <w:ins w:id="1742" w:author="Claude" w:date="2026-10-05T00:00:00Z"/>
        </w:rPr>
      </w:pPr>
    </w:p>
    <w:p>
      <w:pPr>
        <w:pStyle w:val="Ttulo4"/>
        <w:rPr>
          <w:ins w:id="1743" w:author="Claude" w:date="2026-10-05T00:00:00Z"/>
        </w:rPr>
      </w:pPr>
      <w:ins w:id="1744" w:author="Claude" w:date="2026-10-05T00:00:00Z">
        <w:r>
          <w:rPr>
            <w:lang w:val="es-ES"/>
          </w:rPr>
          <w:t xml:space="preserve">Diagrama de Secuencias:</w:t>
        </w:r>
      </w:ins>
    </w:p>
    <w:p>
      <w:pPr>
        <w:rPr>
          <w:ins w:id="1745" w:author="Claude" w:date="2026-10-05T00:00:00Z"/>
        </w:rPr>
      </w:pPr>
    </w:p>
    <w:p>
      <w:pPr>
        <w:pStyle w:val="Ttulo4"/>
        <w:rPr>
          <w:ins w:id="1746" w:author="Claude" w:date="2026-10-05T00:00:00Z"/>
        </w:rPr>
      </w:pPr>
      <w:ins w:id="1747" w:author="Claude" w:date="2026-10-05T00:00:00Z">
        <w:r>
          <w:rPr/>
          <w:t xml:space="preserve">CU024 - Modificar Insumo</w:t>
        </w:r>
      </w:ins>
    </w:p>
    <w:tbl>
      <w:tblPr>
        <w:tblStyle w:val="Tablaconcuadrcula"/>
        <w:tblW w:w="0" w:type="auto"/>
        <w:tblLook w:val="04A0" w:firstRow="1" w:lastRow="0" w:firstColumn="1" w:lastColumn="0" w:noHBand="0" w:noVBand="1"/>
      </w:tblPr>
      <w:tblGrid>
        <w:gridCol w:w="8494"/>
      </w:tblGrid>
      <w:tr w:rsidR="00CA1B3A" w:rsidRPr="00E70ABF" w14:paraId="052D1A53" w14:textId="77777777" w:rsidTr="0007662C">
        <w:trPr>
          <w:ins w:id="1788" w:author="Claude" w:date="2026-10-05T00:00:00Z"/>
        </w:trPr>
        <w:tc>
          <w:tcPr>
            <w:tcW w:w="8494" w:type="dxa"/>
          </w:tcPr>
          <w:p>
            <w:pPr>
              <w:rPr>
                <w:ins w:id="1748" w:author="Claude" w:date="2026-10-05T00:00:00Z"/>
              </w:rPr>
            </w:pPr>
            <w:ins w:id="1749" w:author="Claude" w:date="2026-10-05T00:00:00Z">
              <w:r>
                <w:rPr>
                  <w:b/>
                  <w:bCs/>
                  <w:lang w:val="es-ES"/>
                </w:rPr>
                <w:t xml:space="preserve">ID Y NOMBRE:</w:t>
              </w:r>
              <w:r>
                <w:rPr>
                  <w:lang w:val="es-ES"/>
                </w:rPr>
                <w:t xml:space="preserve"> CU024 - Modificar Insumo</w:t>
              </w:r>
            </w:ins>
          </w:p>
        </w:tc>
      </w:tr>
      <w:tr w:rsidR="00CA1B3A" w:rsidRPr="00E70ABF" w14:paraId="6ED24D27" w14:textId="77777777" w:rsidTr="0007662C">
        <w:trPr>
          <w:ins w:id="1789" w:author="Claude" w:date="2026-10-05T00:00:00Z"/>
        </w:trPr>
        <w:tc>
          <w:tcPr>
            <w:tcW w:w="8494" w:type="dxa"/>
          </w:tcPr>
          <w:p>
            <w:pPr>
              <w:rPr>
                <w:ins w:id="1750" w:author="Claude" w:date="2026-10-05T00:00:00Z"/>
              </w:rPr>
            </w:pPr>
            <w:ins w:id="1751" w:author="Claude" w:date="2026-10-05T00:00:00Z">
              <w:r>
                <w:rPr>
                  <w:b/>
                  <w:bCs/>
                  <w:lang w:val="es-ES"/>
                </w:rPr>
                <w:t xml:space="preserve">ESTADO:</w:t>
              </w:r>
              <w:r>
                <w:rPr>
                  <w:lang w:val="es-ES"/>
                </w:rPr>
                <w:t xml:space="preserve"> En proceso</w:t>
              </w:r>
            </w:ins>
          </w:p>
        </w:tc>
      </w:tr>
      <w:tr w:rsidR="00CA1B3A" w:rsidRPr="00E70ABF" w14:paraId="7390F6FC" w14:textId="77777777" w:rsidTr="0007662C">
        <w:trPr>
          <w:ins w:id="1790" w:author="Claude" w:date="2026-10-05T00:00:00Z"/>
        </w:trPr>
        <w:tc>
          <w:tcPr>
            <w:tcW w:w="8494" w:type="dxa"/>
          </w:tcPr>
          <w:p>
            <w:pPr>
              <w:rPr>
                <w:ins w:id="1752" w:author="Claude" w:date="2026-10-05T00:00:00Z"/>
              </w:rPr>
            </w:pPr>
            <w:ins w:id="1753" w:author="Claude" w:date="2026-10-05T00:00:00Z">
              <w:r>
                <w:rPr>
                  <w:b/>
                  <w:bCs/>
                  <w:lang w:val="es-ES"/>
                </w:rPr>
                <w:t xml:space="preserve">DESCRIPCIÓN:</w:t>
              </w:r>
              <w:r>
                <w:rPr>
                  <w:lang w:val="es-ES"/>
                </w:rPr>
                <w:t xml:space="preserve"> Permite modificar el nombre, la unidad de compra, la equivalencia, el umbral de reposición, el costo y el uso de un insumo existente. La unidad de medida y el stock disponible se muestran pero no se pueden modificar.</w:t>
              </w:r>
            </w:ins>
          </w:p>
        </w:tc>
      </w:tr>
      <w:tr w:rsidR="00CA1B3A" w:rsidRPr="00E70ABF" w14:paraId="52772F03" w14:textId="77777777" w:rsidTr="0007662C">
        <w:trPr>
          <w:ins w:id="1791" w:author="Claude" w:date="2026-10-05T00:00:00Z"/>
        </w:trPr>
        <w:tc>
          <w:tcPr>
            <w:tcW w:w="8494" w:type="dxa"/>
          </w:tcPr>
          <w:p>
            <w:pPr>
              <w:rPr>
                <w:ins w:id="1754" w:author="Claude" w:date="2026-10-05T00:00:00Z"/>
              </w:rPr>
            </w:pPr>
            <w:ins w:id="1755" w:author="Claude" w:date="2026-10-05T00:00:00Z">
              <w:r>
                <w:rPr>
                  <w:b/>
                  <w:bCs/>
                  <w:lang w:val="es-ES"/>
                </w:rPr>
                <w:t xml:space="preserve">ACTOR PRINCIPAL:</w:t>
              </w:r>
              <w:r>
                <w:rPr>
                  <w:lang w:val="es-ES"/>
                </w:rPr>
                <w:t xml:space="preserve"> Encargado de Stock, Dueño</w:t>
              </w:r>
            </w:ins>
          </w:p>
        </w:tc>
      </w:tr>
      <w:tr w:rsidR="00CA1B3A" w:rsidRPr="00E70ABF" w14:paraId="350A30DA" w14:textId="77777777" w:rsidTr="0007662C">
        <w:trPr>
          <w:ins w:id="1792" w:author="Claude" w:date="2026-10-05T00:00:00Z"/>
        </w:trPr>
        <w:tc>
          <w:tcPr>
            <w:tcW w:w="8494" w:type="dxa"/>
          </w:tcPr>
          <w:p>
            <w:pPr>
              <w:rPr>
                <w:ins w:id="1756" w:author="Claude" w:date="2026-10-05T00:00:00Z"/>
              </w:rPr>
            </w:pPr>
            <w:ins w:id="1757" w:author="Claude" w:date="2026-10-05T00:00:00Z">
              <w:r>
                <w:rPr>
                  <w:b/>
                  <w:bCs/>
                  <w:lang w:val="es-ES"/>
                </w:rPr>
                <w:t xml:space="preserve">ACTORES SECUNDARIOS:</w:t>
              </w:r>
              <w:r>
                <w:rPr>
                  <w:lang w:val="es-ES"/>
                </w:rPr>
                <w:t xml:space="preserve"> No tiene.</w:t>
              </w:r>
            </w:ins>
          </w:p>
        </w:tc>
      </w:tr>
      <w:tr w:rsidR="00CA1B3A" w:rsidRPr="00E70ABF" w14:paraId="35131F78" w14:textId="77777777" w:rsidTr="0007662C">
        <w:trPr>
          <w:ins w:id="1793" w:author="Claude" w:date="2026-10-05T00:00:00Z"/>
        </w:trPr>
        <w:tc>
          <w:tcPr>
            <w:tcW w:w="8494" w:type="dxa"/>
          </w:tcPr>
          <w:p>
            <w:pPr>
              <w:rPr>
                <w:ins w:id="1758" w:author="Claude" w:date="2026-10-05T00:00:00Z"/>
              </w:rPr>
            </w:pPr>
            <w:ins w:id="1759" w:author="Claude" w:date="2026-10-05T00:00:00Z">
              <w:r>
                <w:rPr>
                  <w:b/>
                  <w:bCs/>
                  <w:lang w:val="es-ES"/>
                </w:rPr>
                <w:t xml:space="preserve">PRECONDICIONES:</w:t>
              </w:r>
              <w:r>
                <w:rPr>
                  <w:lang w:val="es-ES"/>
                </w:rPr>
                <w:t xml:space="preserve"> El usuario inició sesión con el permiso "Gestion Insumos". Existe al menos un insumo activo.</w:t>
              </w:r>
            </w:ins>
          </w:p>
        </w:tc>
      </w:tr>
      <w:tr w:rsidR="00CA1B3A" w:rsidRPr="00E70ABF" w14:paraId="7508BE28" w14:textId="77777777" w:rsidTr="0007662C">
        <w:trPr>
          <w:ins w:id="1794" w:author="Claude" w:date="2026-10-05T00:00:00Z"/>
        </w:trPr>
        <w:tc>
          <w:tcPr>
            <w:tcW w:w="8494" w:type="dxa"/>
          </w:tcPr>
          <w:p>
            <w:pPr>
              <w:rPr>
                <w:ins w:id="1760" w:author="Claude" w:date="2026-10-05T00:00:00Z"/>
              </w:rPr>
            </w:pPr>
            <w:ins w:id="1761" w:author="Claude" w:date="2026-10-05T00:00:00Z">
              <w:r>
                <w:rPr>
                  <w:b/>
                  <w:bCs/>
                  <w:lang w:val="es-ES"/>
                </w:rPr>
                <w:t xml:space="preserve">PUNTOS DE EXTENSIÓN:</w:t>
              </w:r>
              <w:r>
                <w:rPr>
                  <w:lang w:val="es-ES"/>
                </w:rPr>
                <w:t xml:space="preserve"> No tiene.</w:t>
              </w:r>
            </w:ins>
          </w:p>
        </w:tc>
      </w:tr>
      <w:tr w:rsidR="00CA1B3A" w:rsidRPr="00E70ABF" w14:paraId="59FDF376" w14:textId="77777777" w:rsidTr="0007662C">
        <w:trPr>
          <w:ins w:id="1795" w:author="Claude" w:date="2026-10-05T00:00:00Z"/>
        </w:trPr>
        <w:tc>
          <w:tcPr>
            <w:tcW w:w="8494" w:type="dxa"/>
          </w:tcPr>
          <w:p>
            <w:pPr>
              <w:rPr>
                <w:ins w:id="1762" w:author="Claude" w:date="2026-10-05T00:00:00Z"/>
              </w:rPr>
            </w:pPr>
            <w:ins w:id="1763" w:author="Claude" w:date="2026-10-05T00:00:00Z">
              <w:r>
                <w:rPr>
                  <w:b/>
                  <w:bCs/>
                  <w:lang w:val="es-ES"/>
                </w:rPr>
                <w:t xml:space="preserve">CONDICIÓN:</w:t>
              </w:r>
              <w:r>
                <w:rPr>
                  <w:lang w:val="es-ES"/>
                </w:rPr>
                <w:t xml:space="preserve"> No aplica.</w:t>
              </w:r>
            </w:ins>
          </w:p>
        </w:tc>
      </w:tr>
      <w:tr w:rsidR="00CA1B3A" w:rsidRPr="00E70ABF" w14:paraId="3E53EEF2" w14:textId="77777777" w:rsidTr="0007662C">
        <w:trPr>
          <w:trHeight w:val="2524"/>
          <w:ins w:id="1796" w:author="Claude" w:date="2026-10-05T00:00:00Z"/>
        </w:trPr>
        <w:tc>
          <w:tcPr>
            <w:tcW w:w="8494" w:type="dxa"/>
          </w:tcPr>
          <w:p>
            <w:pPr>
              <w:rPr>
                <w:ins w:id="1764" w:author="Claude" w:date="2026-10-05T00:00:00Z"/>
              </w:rPr>
            </w:pPr>
            <w:ins w:id="1765" w:author="Claude" w:date="2026-10-05T00:00:00Z">
              <w:r>
                <w:rPr>
                  <w:b/>
                  <w:bCs/>
                  <w:lang w:val="es-ES"/>
                </w:rPr>
                <w:t xml:space="preserve">ESCENARIO PRINCIPAL:</w:t>
              </w:r>
            </w:ins>
          </w:p>
          <w:p>
            <w:pPr>
              <w:numPr>
                <w:ilvl w:val="0"/>
                <w:numId w:val="34"/>
              </w:numPr>
              <w:rPr>
                <w:ins w:id="1766" w:author="Claude" w:date="2026-10-05T00:00:00Z"/>
              </w:rPr>
            </w:pPr>
            <w:ins w:id="1767" w:author="Claude" w:date="2026-10-05T00:00:00Z">
              <w:r>
                <w:rPr>
                  <w:lang w:val="es-ES"/>
                </w:rPr>
                <w:t xml:space="preserve">El usuario selecciona el insumo a modificar.</w:t>
              </w:r>
            </w:ins>
          </w:p>
          <w:p>
            <w:pPr>
              <w:numPr>
                <w:ilvl w:val="0"/>
                <w:numId w:val="34"/>
              </w:numPr>
              <w:rPr>
                <w:ins w:id="1768" w:author="Claude" w:date="2026-10-05T00:00:00Z"/>
              </w:rPr>
            </w:pPr>
            <w:ins w:id="1769" w:author="Claude" w:date="2026-10-05T00:00:00Z">
              <w:r>
                <w:rPr>
                  <w:lang w:val="es-ES"/>
                </w:rPr>
                <w:t xml:space="preserve">El sistema muestra los datos actuales del insumo, con la unidad de medida y el stock disponible solo de lectura.</w:t>
              </w:r>
            </w:ins>
          </w:p>
          <w:p>
            <w:pPr>
              <w:numPr>
                <w:ilvl w:val="0"/>
                <w:numId w:val="34"/>
              </w:numPr>
              <w:rPr>
                <w:ins w:id="1770" w:author="Claude" w:date="2026-10-05T00:00:00Z"/>
              </w:rPr>
            </w:pPr>
            <w:ins w:id="1771" w:author="Claude" w:date="2026-10-05T00:00:00Z">
              <w:r>
                <w:rPr>
                  <w:lang w:val="es-ES"/>
                </w:rPr>
                <w:t xml:space="preserve">El usuario modifica los datos que necesita y confirma el cambio.</w:t>
              </w:r>
            </w:ins>
          </w:p>
          <w:p>
            <w:pPr>
              <w:numPr>
                <w:ilvl w:val="0"/>
                <w:numId w:val="34"/>
              </w:numPr>
              <w:rPr>
                <w:ins w:id="1772" w:author="Claude" w:date="2026-10-05T00:00:00Z"/>
              </w:rPr>
            </w:pPr>
            <w:ins w:id="1773" w:author="Claude" w:date="2026-10-05T00:00:00Z">
              <w:r>
                <w:rPr>
                  <w:lang w:val="es-ES"/>
                </w:rPr>
                <w:t xml:space="preserve">El sistema valida los datos, actualiza el insumo y confirma la modificación en pantalla.</w:t>
              </w:r>
            </w:ins>
          </w:p>
        </w:tc>
      </w:tr>
      <w:tr w:rsidR="00CA1B3A" w:rsidRPr="00E70ABF" w14:paraId="40C56F72" w14:textId="77777777" w:rsidTr="0007662C">
        <w:trPr>
          <w:ins w:id="1797" w:author="Claude" w:date="2026-10-05T00:00:00Z"/>
        </w:trPr>
        <w:tc>
          <w:tcPr>
            <w:tcW w:w="8494" w:type="dxa"/>
          </w:tcPr>
          <w:p>
            <w:pPr>
              <w:rPr>
                <w:ins w:id="1774" w:author="Claude" w:date="2026-10-05T00:00:00Z"/>
              </w:rPr>
            </w:pPr>
            <w:ins w:id="1775" w:author="Claude" w:date="2026-10-05T00:00:00Z">
              <w:r>
                <w:rPr>
                  <w:b/>
                  <w:bCs/>
                  <w:lang w:val="es-ES"/>
                </w:rPr>
                <w:t xml:space="preserve">FLUJOS ALTERNATIVOS:</w:t>
              </w:r>
              <w:r>
                <w:rPr>
                  <w:lang w:val="es-ES"/>
                </w:rPr>
                <w:br/>
              </w:r>
              <w:r>
                <w:rPr>
                  <w:b/>
                  <w:bCs/>
                  <w:lang w:val="es-ES"/>
                </w:rPr>
                <w:t xml:space="preserve">FA1 - Datos incompletos o inválidos (pasos 4.1 y 4.2)</w:t>
              </w:r>
            </w:ins>
          </w:p>
          <w:p>
            <w:pPr>
              <w:rPr>
                <w:ins w:id="1776" w:author="Claude" w:date="2026-10-05T00:00:00Z"/>
              </w:rPr>
            </w:pPr>
            <w:ins w:id="1777" w:author="Claude" w:date="2026-10-05T00:00:00Z">
              <w:r>
                <w:rPr>
                  <w:lang w:val="es-ES"/>
                </w:rPr>
                <w:t xml:space="preserve">4.1 El sistema detecta que falta un dato obligatorio, que un valor numérico no es válido o que no quedó ningún uso marcado.</w:t>
              </w:r>
            </w:ins>
          </w:p>
          <w:p>
            <w:pPr>
              <w:rPr>
                <w:ins w:id="1778" w:author="Claude" w:date="2026-10-05T00:00:00Z"/>
              </w:rPr>
            </w:pPr>
            <w:ins w:id="1779" w:author="Claude" w:date="2026-10-05T00:00:00Z">
              <w:r>
                <w:rPr>
                  <w:lang w:val="es-ES"/>
                </w:rPr>
                <w:t xml:space="preserve">4.2 El sistema muestra un mensaje indicando qué dato corregir, y el flujo continúa en el paso 3.</w:t>
              </w:r>
            </w:ins>
          </w:p>
          <w:p>
            <w:pPr>
              <w:rPr>
                <w:ins w:id="1780" w:author="Claude" w:date="2026-10-05T00:00:00Z"/>
              </w:rPr>
            </w:pPr>
            <w:ins w:id="1781" w:author="Claude" w:date="2026-10-05T00:00:00Z">
              <w:r>
                <w:rPr>
                  <w:b/>
                  <w:bCs/>
                  <w:lang w:val="es-ES"/>
                </w:rPr>
                <w:t xml:space="preserve">FA2 - Nombre ya existente (pasos 4.1 y 4.2)</w:t>
              </w:r>
            </w:ins>
          </w:p>
          <w:p>
            <w:pPr>
              <w:rPr>
                <w:ins w:id="1782" w:author="Claude" w:date="2026-10-05T00:00:00Z"/>
              </w:rPr>
            </w:pPr>
            <w:ins w:id="1783" w:author="Claude" w:date="2026-10-05T00:00:00Z">
              <w:r>
                <w:rPr>
                  <w:lang w:val="es-ES"/>
                </w:rPr>
                <w:t xml:space="preserve">4.1 El sistema detecta que otro insumo, activo o dado de baja, ya tiene ese nombre.</w:t>
              </w:r>
            </w:ins>
          </w:p>
          <w:p>
            <w:pPr>
              <w:rPr>
                <w:ins w:id="1784" w:author="Claude" w:date="2026-10-05T00:00:00Z"/>
              </w:rPr>
            </w:pPr>
            <w:ins w:id="1785" w:author="Claude" w:date="2026-10-05T00:00:00Z">
              <w:r>
                <w:rPr>
                  <w:lang w:val="es-ES"/>
                </w:rPr>
                <w:t xml:space="preserve">4.2 El sistema muestra un mensaje indicando que el nombre ya existe, y el flujo continúa en el paso 3.</w:t>
              </w:r>
            </w:ins>
          </w:p>
        </w:tc>
      </w:tr>
      <w:tr w:rsidR="00CA1B3A" w:rsidRPr="00E70ABF" w14:paraId="56EB97D3" w14:textId="77777777" w:rsidTr="0007662C">
        <w:trPr>
          <w:ins w:id="1798" w:author="Claude" w:date="2026-10-05T00:00:00Z"/>
        </w:trPr>
        <w:tc>
          <w:tcPr>
            <w:tcW w:w="8494" w:type="dxa"/>
          </w:tcPr>
          <w:p>
            <w:pPr>
              <w:rPr>
                <w:ins w:id="1786" w:author="Claude" w:date="2026-10-05T00:00:00Z"/>
              </w:rPr>
            </w:pPr>
            <w:ins w:id="1787" w:author="Claude" w:date="2026-10-05T00:00:00Z">
              <w:r>
                <w:rPr>
                  <w:b/>
                  <w:bCs/>
                  <w:lang w:val="es-ES"/>
                </w:rPr>
                <w:t xml:space="preserve">POSTCONDICIONES:</w:t>
              </w:r>
              <w:r>
                <w:rPr>
                  <w:lang w:val="es-ES"/>
                </w:rPr>
                <w:t xml:space="preserve"> Los datos del insumo quedan actualizados. El stock disponible y la unidad de medida no cambian.</w:t>
              </w:r>
            </w:ins>
          </w:p>
        </w:tc>
      </w:tr>
    </w:tbl>
    <w:p>
      <w:pPr>
        <w:rPr>
          <w:ins w:id="1799" w:author="Claude" w:date="2026-10-05T00:00:00Z"/>
        </w:rPr>
      </w:pPr>
    </w:p>
    <w:p>
      <w:pPr>
        <w:pStyle w:val="Ttulo4"/>
        <w:rPr>
          <w:ins w:id="1800" w:author="Claude" w:date="2026-10-05T00:00:00Z"/>
        </w:rPr>
      </w:pPr>
      <w:ins w:id="1801" w:author="Claude" w:date="2026-10-05T00:00:00Z">
        <w:r>
          <w:rPr>
            <w:lang w:val="es-ES"/>
          </w:rPr>
          <w:t xml:space="preserve">Diagrama de Secuencias:</w:t>
        </w:r>
      </w:ins>
    </w:p>
    <w:p>
      <w:pPr>
        <w:rPr>
          <w:ins w:id="1802" w:author="Claude" w:date="2026-10-05T00:00:00Z"/>
        </w:rPr>
      </w:pPr>
    </w:p>
    <w:p>
      <w:pPr>
        <w:pStyle w:val="Ttulo4"/>
        <w:rPr>
          <w:ins w:id="1803" w:author="Claude" w:date="2026-10-05T00:00:00Z"/>
        </w:rPr>
      </w:pPr>
      <w:ins w:id="1804" w:author="Claude" w:date="2026-10-05T00:00:00Z">
        <w:r>
          <w:rPr/>
          <w:t xml:space="preserve">CU025 - Dar de Baja Insumo</w:t>
        </w:r>
      </w:ins>
    </w:p>
    <w:tbl>
      <w:tblPr>
        <w:tblStyle w:val="Tablaconcuadrcula"/>
        <w:tblW w:w="0" w:type="auto"/>
        <w:tblLook w:val="04A0" w:firstRow="1" w:lastRow="0" w:firstColumn="1" w:lastColumn="0" w:noHBand="0" w:noVBand="1"/>
      </w:tblPr>
      <w:tblGrid>
        <w:gridCol w:w="8494"/>
      </w:tblGrid>
      <w:tr w:rsidR="00CA1B3A" w:rsidRPr="00E70ABF" w14:paraId="052D1A53" w14:textId="77777777" w:rsidTr="0007662C">
        <w:trPr>
          <w:ins w:id="1851" w:author="Claude" w:date="2026-10-05T00:00:00Z"/>
        </w:trPr>
        <w:tc>
          <w:tcPr>
            <w:tcW w:w="8494" w:type="dxa"/>
          </w:tcPr>
          <w:p>
            <w:pPr>
              <w:rPr>
                <w:ins w:id="1805" w:author="Claude" w:date="2026-10-05T00:00:00Z"/>
              </w:rPr>
            </w:pPr>
            <w:ins w:id="1806" w:author="Claude" w:date="2026-10-05T00:00:00Z">
              <w:r>
                <w:rPr>
                  <w:b/>
                  <w:bCs/>
                  <w:lang w:val="es-ES"/>
                </w:rPr>
                <w:t xml:space="preserve">ID Y NOMBRE:</w:t>
              </w:r>
              <w:r>
                <w:rPr>
                  <w:lang w:val="es-ES"/>
                </w:rPr>
                <w:t xml:space="preserve"> CU025 - Dar de Baja Insumo</w:t>
              </w:r>
            </w:ins>
          </w:p>
        </w:tc>
      </w:tr>
      <w:tr w:rsidR="00CA1B3A" w:rsidRPr="00E70ABF" w14:paraId="6ED24D27" w14:textId="77777777" w:rsidTr="0007662C">
        <w:trPr>
          <w:ins w:id="1852" w:author="Claude" w:date="2026-10-05T00:00:00Z"/>
        </w:trPr>
        <w:tc>
          <w:tcPr>
            <w:tcW w:w="8494" w:type="dxa"/>
          </w:tcPr>
          <w:p>
            <w:pPr>
              <w:rPr>
                <w:ins w:id="1807" w:author="Claude" w:date="2026-10-05T00:00:00Z"/>
              </w:rPr>
            </w:pPr>
            <w:ins w:id="1808" w:author="Claude" w:date="2026-10-05T00:00:00Z">
              <w:r>
                <w:rPr>
                  <w:b/>
                  <w:bCs/>
                  <w:lang w:val="es-ES"/>
                </w:rPr>
                <w:t xml:space="preserve">ESTADO:</w:t>
              </w:r>
              <w:r>
                <w:rPr>
                  <w:lang w:val="es-ES"/>
                </w:rPr>
                <w:t xml:space="preserve"> En proceso</w:t>
              </w:r>
            </w:ins>
          </w:p>
        </w:tc>
      </w:tr>
      <w:tr w:rsidR="00CA1B3A" w:rsidRPr="00E70ABF" w14:paraId="7390F6FC" w14:textId="77777777" w:rsidTr="0007662C">
        <w:trPr>
          <w:ins w:id="1853" w:author="Claude" w:date="2026-10-05T00:00:00Z"/>
        </w:trPr>
        <w:tc>
          <w:tcPr>
            <w:tcW w:w="8494" w:type="dxa"/>
          </w:tcPr>
          <w:p>
            <w:pPr>
              <w:rPr>
                <w:ins w:id="1809" w:author="Claude" w:date="2026-10-05T00:00:00Z"/>
              </w:rPr>
            </w:pPr>
            <w:ins w:id="1810" w:author="Claude" w:date="2026-10-05T00:00:00Z">
              <w:r>
                <w:rPr>
                  <w:b/>
                  <w:bCs/>
                  <w:lang w:val="es-ES"/>
                </w:rPr>
                <w:t xml:space="preserve">DESCRIPCIÓN:</w:t>
              </w:r>
              <w:r>
                <w:rPr>
                  <w:lang w:val="es-ES"/>
                </w:rPr>
                <w:t xml:space="preserve"> Permite dar de baja lógica un insumo que ya no se usa, conservando su historial. Un insumo dado de baja deja de estar disponible para recetas y órdenes de compra.</w:t>
              </w:r>
            </w:ins>
          </w:p>
        </w:tc>
      </w:tr>
      <w:tr w:rsidR="00CA1B3A" w:rsidRPr="00E70ABF" w14:paraId="52772F03" w14:textId="77777777" w:rsidTr="0007662C">
        <w:trPr>
          <w:ins w:id="1854" w:author="Claude" w:date="2026-10-05T00:00:00Z"/>
        </w:trPr>
        <w:tc>
          <w:tcPr>
            <w:tcW w:w="8494" w:type="dxa"/>
          </w:tcPr>
          <w:p>
            <w:pPr>
              <w:rPr>
                <w:ins w:id="1811" w:author="Claude" w:date="2026-10-05T00:00:00Z"/>
              </w:rPr>
            </w:pPr>
            <w:ins w:id="1812" w:author="Claude" w:date="2026-10-05T00:00:00Z">
              <w:r>
                <w:rPr>
                  <w:b/>
                  <w:bCs/>
                  <w:lang w:val="es-ES"/>
                </w:rPr>
                <w:t xml:space="preserve">ACTOR PRINCIPAL:</w:t>
              </w:r>
              <w:r>
                <w:rPr>
                  <w:lang w:val="es-ES"/>
                </w:rPr>
                <w:t xml:space="preserve"> Encargado de Stock, Dueño</w:t>
              </w:r>
            </w:ins>
          </w:p>
        </w:tc>
      </w:tr>
      <w:tr w:rsidR="00CA1B3A" w:rsidRPr="00E70ABF" w14:paraId="350A30DA" w14:textId="77777777" w:rsidTr="0007662C">
        <w:trPr>
          <w:ins w:id="1855" w:author="Claude" w:date="2026-10-05T00:00:00Z"/>
        </w:trPr>
        <w:tc>
          <w:tcPr>
            <w:tcW w:w="8494" w:type="dxa"/>
          </w:tcPr>
          <w:p>
            <w:pPr>
              <w:rPr>
                <w:ins w:id="1813" w:author="Claude" w:date="2026-10-05T00:00:00Z"/>
              </w:rPr>
            </w:pPr>
            <w:ins w:id="1814" w:author="Claude" w:date="2026-10-05T00:00:00Z">
              <w:r>
                <w:rPr>
                  <w:b/>
                  <w:bCs/>
                  <w:lang w:val="es-ES"/>
                </w:rPr>
                <w:t xml:space="preserve">ACTORES SECUNDARIOS:</w:t>
              </w:r>
              <w:r>
                <w:rPr>
                  <w:lang w:val="es-ES"/>
                </w:rPr>
                <w:t xml:space="preserve"> No tiene.</w:t>
              </w:r>
            </w:ins>
          </w:p>
        </w:tc>
      </w:tr>
      <w:tr w:rsidR="00CA1B3A" w:rsidRPr="00E70ABF" w14:paraId="35131F78" w14:textId="77777777" w:rsidTr="0007662C">
        <w:trPr>
          <w:ins w:id="1856" w:author="Claude" w:date="2026-10-05T00:00:00Z"/>
        </w:trPr>
        <w:tc>
          <w:tcPr>
            <w:tcW w:w="8494" w:type="dxa"/>
          </w:tcPr>
          <w:p>
            <w:pPr>
              <w:rPr>
                <w:ins w:id="1815" w:author="Claude" w:date="2026-10-05T00:00:00Z"/>
              </w:rPr>
            </w:pPr>
            <w:ins w:id="1816" w:author="Claude" w:date="2026-10-05T00:00:00Z">
              <w:r>
                <w:rPr>
                  <w:b/>
                  <w:bCs/>
                  <w:lang w:val="es-ES"/>
                </w:rPr>
                <w:t xml:space="preserve">PRECONDICIONES:</w:t>
              </w:r>
              <w:r>
                <w:rPr>
                  <w:lang w:val="es-ES"/>
                </w:rPr>
                <w:t xml:space="preserve"> El usuario inició sesión con el permiso "Gestion Insumos". Existe al menos un insumo activo.</w:t>
              </w:r>
            </w:ins>
          </w:p>
        </w:tc>
      </w:tr>
      <w:tr w:rsidR="00CA1B3A" w:rsidRPr="00E70ABF" w14:paraId="7508BE28" w14:textId="77777777" w:rsidTr="0007662C">
        <w:trPr>
          <w:ins w:id="1857" w:author="Claude" w:date="2026-10-05T00:00:00Z"/>
        </w:trPr>
        <w:tc>
          <w:tcPr>
            <w:tcW w:w="8494" w:type="dxa"/>
          </w:tcPr>
          <w:p>
            <w:pPr>
              <w:rPr>
                <w:ins w:id="1817" w:author="Claude" w:date="2026-10-05T00:00:00Z"/>
              </w:rPr>
            </w:pPr>
            <w:ins w:id="1818" w:author="Claude" w:date="2026-10-05T00:00:00Z">
              <w:r>
                <w:rPr>
                  <w:b/>
                  <w:bCs/>
                  <w:lang w:val="es-ES"/>
                </w:rPr>
                <w:t xml:space="preserve">PUNTOS DE EXTENSIÓN:</w:t>
              </w:r>
              <w:r>
                <w:rPr>
                  <w:lang w:val="es-ES"/>
                </w:rPr>
                <w:t xml:space="preserve"> No tiene.</w:t>
              </w:r>
            </w:ins>
          </w:p>
        </w:tc>
      </w:tr>
      <w:tr w:rsidR="00CA1B3A" w:rsidRPr="00E70ABF" w14:paraId="59FDF376" w14:textId="77777777" w:rsidTr="0007662C">
        <w:trPr>
          <w:ins w:id="1858" w:author="Claude" w:date="2026-10-05T00:00:00Z"/>
        </w:trPr>
        <w:tc>
          <w:tcPr>
            <w:tcW w:w="8494" w:type="dxa"/>
          </w:tcPr>
          <w:p>
            <w:pPr>
              <w:rPr>
                <w:ins w:id="1819" w:author="Claude" w:date="2026-10-05T00:00:00Z"/>
              </w:rPr>
            </w:pPr>
            <w:ins w:id="1820" w:author="Claude" w:date="2026-10-05T00:00:00Z">
              <w:r>
                <w:rPr>
                  <w:b/>
                  <w:bCs/>
                  <w:lang w:val="es-ES"/>
                </w:rPr>
                <w:t xml:space="preserve">CONDICIÓN:</w:t>
              </w:r>
              <w:r>
                <w:rPr>
                  <w:lang w:val="es-ES"/>
                </w:rPr>
                <w:t xml:space="preserve"> No aplica.</w:t>
              </w:r>
            </w:ins>
          </w:p>
        </w:tc>
      </w:tr>
      <w:tr w:rsidR="00CA1B3A" w:rsidRPr="00E70ABF" w14:paraId="3E53EEF2" w14:textId="77777777" w:rsidTr="0007662C">
        <w:trPr>
          <w:trHeight w:val="2524"/>
          <w:ins w:id="1859" w:author="Claude" w:date="2026-10-05T00:00:00Z"/>
        </w:trPr>
        <w:tc>
          <w:tcPr>
            <w:tcW w:w="8494" w:type="dxa"/>
          </w:tcPr>
          <w:p>
            <w:pPr>
              <w:rPr>
                <w:ins w:id="1821" w:author="Claude" w:date="2026-10-05T00:00:00Z"/>
              </w:rPr>
            </w:pPr>
            <w:ins w:id="1822" w:author="Claude" w:date="2026-10-05T00:00:00Z">
              <w:r>
                <w:rPr>
                  <w:b/>
                  <w:bCs/>
                  <w:lang w:val="es-ES"/>
                </w:rPr>
                <w:t xml:space="preserve">ESCENARIO PRINCIPAL:</w:t>
              </w:r>
            </w:ins>
          </w:p>
          <w:p>
            <w:pPr>
              <w:numPr>
                <w:ilvl w:val="0"/>
                <w:numId w:val="35"/>
              </w:numPr>
              <w:rPr>
                <w:ins w:id="1823" w:author="Claude" w:date="2026-10-05T00:00:00Z"/>
              </w:rPr>
            </w:pPr>
            <w:ins w:id="1824" w:author="Claude" w:date="2026-10-05T00:00:00Z">
              <w:r>
                <w:rPr>
                  <w:lang w:val="es-ES"/>
                </w:rPr>
                <w:t xml:space="preserve">El usuario selecciona el insumo a dar de baja.</w:t>
              </w:r>
            </w:ins>
          </w:p>
          <w:p>
            <w:pPr>
              <w:numPr>
                <w:ilvl w:val="0"/>
                <w:numId w:val="35"/>
              </w:numPr>
              <w:rPr>
                <w:ins w:id="1825" w:author="Claude" w:date="2026-10-05T00:00:00Z"/>
              </w:rPr>
            </w:pPr>
            <w:ins w:id="1826" w:author="Claude" w:date="2026-10-05T00:00:00Z">
              <w:r>
                <w:rPr>
                  <w:lang w:val="es-ES"/>
                </w:rPr>
                <w:t xml:space="preserve">El sistema verifica que el insumo pueda darse de baja, muestra sus datos y solicita la confirmación de la baja.</w:t>
              </w:r>
            </w:ins>
          </w:p>
          <w:p>
            <w:pPr>
              <w:numPr>
                <w:ilvl w:val="0"/>
                <w:numId w:val="35"/>
              </w:numPr>
              <w:rPr>
                <w:ins w:id="1827" w:author="Claude" w:date="2026-10-05T00:00:00Z"/>
              </w:rPr>
            </w:pPr>
            <w:ins w:id="1828" w:author="Claude" w:date="2026-10-05T00:00:00Z">
              <w:r>
                <w:rPr>
                  <w:lang w:val="es-ES"/>
                </w:rPr>
                <w:t xml:space="preserve">El usuario confirma la baja.</w:t>
              </w:r>
            </w:ins>
          </w:p>
          <w:p>
            <w:pPr>
              <w:numPr>
                <w:ilvl w:val="0"/>
                <w:numId w:val="35"/>
              </w:numPr>
              <w:rPr>
                <w:ins w:id="1829" w:author="Claude" w:date="2026-10-05T00:00:00Z"/>
              </w:rPr>
            </w:pPr>
            <w:ins w:id="1830" w:author="Claude" w:date="2026-10-05T00:00:00Z">
              <w:r>
                <w:rPr>
                  <w:lang w:val="es-ES"/>
                </w:rPr>
                <w:t xml:space="preserve">El sistema registra la baja lógica del insumo y la confirma en pantalla.</w:t>
              </w:r>
            </w:ins>
          </w:p>
        </w:tc>
      </w:tr>
      <w:tr w:rsidR="00CA1B3A" w:rsidRPr="00E70ABF" w14:paraId="40C56F72" w14:textId="77777777" w:rsidTr="0007662C">
        <w:trPr>
          <w:ins w:id="1860" w:author="Claude" w:date="2026-10-05T00:00:00Z"/>
        </w:trPr>
        <w:tc>
          <w:tcPr>
            <w:tcW w:w="8494" w:type="dxa"/>
          </w:tcPr>
          <w:p>
            <w:pPr>
              <w:rPr>
                <w:ins w:id="1831" w:author="Claude" w:date="2026-10-05T00:00:00Z"/>
              </w:rPr>
            </w:pPr>
            <w:ins w:id="1832" w:author="Claude" w:date="2026-10-05T00:00:00Z">
              <w:r>
                <w:rPr>
                  <w:b/>
                  <w:bCs/>
                  <w:lang w:val="es-ES"/>
                </w:rPr>
                <w:t xml:space="preserve">FLUJOS ALTERNATIVOS:</w:t>
              </w:r>
              <w:r>
                <w:rPr>
                  <w:lang w:val="es-ES"/>
                </w:rPr>
                <w:br/>
              </w:r>
              <w:r>
                <w:rPr>
                  <w:b/>
                  <w:bCs/>
                  <w:lang w:val="es-ES"/>
                </w:rPr>
                <w:t xml:space="preserve">FA1 - Insumo usado en recetas (pasos 2.1 y 2.2)</w:t>
              </w:r>
            </w:ins>
          </w:p>
          <w:p>
            <w:pPr>
              <w:rPr>
                <w:ins w:id="1833" w:author="Claude" w:date="2026-10-05T00:00:00Z"/>
              </w:rPr>
            </w:pPr>
            <w:ins w:id="1834" w:author="Claude" w:date="2026-10-05T00:00:00Z">
              <w:r>
                <w:rPr>
                  <w:lang w:val="es-ES"/>
                </w:rPr>
                <w:t xml:space="preserve">2.1 El sistema detecta que el insumo forma parte de recetas de productos activos.</w:t>
              </w:r>
            </w:ins>
          </w:p>
          <w:p>
            <w:pPr>
              <w:rPr>
                <w:ins w:id="1835" w:author="Claude" w:date="2026-10-05T00:00:00Z"/>
              </w:rPr>
            </w:pPr>
            <w:ins w:id="1836" w:author="Claude" w:date="2026-10-05T00:00:00Z">
              <w:r>
                <w:rPr>
                  <w:lang w:val="es-ES"/>
                </w:rPr>
                <w:t xml:space="preserve">2.2 El sistema muestra un mensaje con los productos que lo usan, y cancela la baja.</w:t>
              </w:r>
            </w:ins>
          </w:p>
          <w:p>
            <w:pPr>
              <w:rPr>
                <w:ins w:id="1837" w:author="Claude" w:date="2026-10-05T00:00:00Z"/>
              </w:rPr>
            </w:pPr>
            <w:ins w:id="1838" w:author="Claude" w:date="2026-10-05T00:00:00Z">
              <w:r>
                <w:rPr>
                  <w:b/>
                  <w:bCs/>
                  <w:lang w:val="es-ES"/>
                </w:rPr>
                <w:t xml:space="preserve">FA2 - Insumo con órdenes de compra abiertas (pasos 2.1 y 2.2)</w:t>
              </w:r>
            </w:ins>
          </w:p>
          <w:p>
            <w:pPr>
              <w:rPr>
                <w:ins w:id="1839" w:author="Claude" w:date="2026-10-05T00:00:00Z"/>
              </w:rPr>
            </w:pPr>
            <w:ins w:id="1840" w:author="Claude" w:date="2026-10-05T00:00:00Z">
              <w:r>
                <w:rPr>
                  <w:lang w:val="es-ES"/>
                </w:rPr>
                <w:t xml:space="preserve">2.1 El sistema detecta que el insumo figura en órdenes de compra abiertas (ni Cerradas ni Pagadas).</w:t>
              </w:r>
            </w:ins>
          </w:p>
          <w:p>
            <w:pPr>
              <w:rPr>
                <w:ins w:id="1841" w:author="Claude" w:date="2026-10-05T00:00:00Z"/>
              </w:rPr>
            </w:pPr>
            <w:ins w:id="1842" w:author="Claude" w:date="2026-10-05T00:00:00Z">
              <w:r>
                <w:rPr>
                  <w:lang w:val="es-ES"/>
                </w:rPr>
                <w:t xml:space="preserve">2.2 El sistema muestra un mensaje indicando esas órdenes, y cancela la baja.</w:t>
              </w:r>
            </w:ins>
          </w:p>
          <w:p>
            <w:pPr>
              <w:rPr>
                <w:ins w:id="1843" w:author="Claude" w:date="2026-10-05T00:00:00Z"/>
              </w:rPr>
            </w:pPr>
            <w:ins w:id="1844" w:author="Claude" w:date="2026-10-05T00:00:00Z">
              <w:r>
                <w:rPr>
                  <w:b/>
                  <w:bCs/>
                  <w:lang w:val="es-ES"/>
                </w:rPr>
                <w:t xml:space="preserve">FA3 - Baja cancelada (pasos 3.1 y 3.2)</w:t>
              </w:r>
            </w:ins>
          </w:p>
          <w:p>
            <w:pPr>
              <w:rPr>
                <w:ins w:id="1845" w:author="Claude" w:date="2026-10-05T00:00:00Z"/>
              </w:rPr>
            </w:pPr>
            <w:ins w:id="1846" w:author="Claude" w:date="2026-10-05T00:00:00Z">
              <w:r>
                <w:rPr>
                  <w:lang w:val="es-ES"/>
                </w:rPr>
                <w:t xml:space="preserve">3.1 El usuario cancela la baja.</w:t>
              </w:r>
            </w:ins>
          </w:p>
          <w:p>
            <w:pPr>
              <w:rPr>
                <w:ins w:id="1847" w:author="Claude" w:date="2026-10-05T00:00:00Z"/>
              </w:rPr>
            </w:pPr>
            <w:ins w:id="1848" w:author="Claude" w:date="2026-10-05T00:00:00Z">
              <w:r>
                <w:rPr>
                  <w:lang w:val="es-ES"/>
                </w:rPr>
                <w:t xml:space="preserve">3.2 El sistema muestra nuevamente el listado de insumos.</w:t>
              </w:r>
            </w:ins>
          </w:p>
        </w:tc>
      </w:tr>
      <w:tr w:rsidR="00CA1B3A" w:rsidRPr="00E70ABF" w14:paraId="56EB97D3" w14:textId="77777777" w:rsidTr="0007662C">
        <w:trPr>
          <w:ins w:id="1861" w:author="Claude" w:date="2026-10-05T00:00:00Z"/>
        </w:trPr>
        <w:tc>
          <w:tcPr>
            <w:tcW w:w="8494" w:type="dxa"/>
          </w:tcPr>
          <w:p>
            <w:pPr>
              <w:rPr>
                <w:ins w:id="1849" w:author="Claude" w:date="2026-10-05T00:00:00Z"/>
              </w:rPr>
            </w:pPr>
            <w:ins w:id="1850" w:author="Claude" w:date="2026-10-05T00:00:00Z">
              <w:r>
                <w:rPr>
                  <w:b/>
                  <w:bCs/>
                  <w:lang w:val="es-ES"/>
                </w:rPr>
                <w:t xml:space="preserve">POSTCONDICIONES:</w:t>
              </w:r>
              <w:r>
                <w:rPr>
                  <w:lang w:val="es-ES"/>
                </w:rPr>
                <w:t xml:space="preserve"> El insumo queda dado de baja (inactivo). Conserva su historial y deja de aparecer para armar recetas y órdenes de compra.</w:t>
              </w:r>
            </w:ins>
          </w:p>
        </w:tc>
      </w:tr>
    </w:tbl>
    <w:p>
      <w:pPr>
        <w:rPr>
          <w:ins w:id="1862" w:author="Claude" w:date="2026-10-05T00:00:00Z"/>
        </w:rPr>
      </w:pPr>
    </w:p>
    <w:p>
      <w:pPr>
        <w:pStyle w:val="Ttulo4"/>
        <w:rPr>
          <w:ins w:id="1863" w:author="Claude" w:date="2026-10-05T00:00:00Z"/>
        </w:rPr>
      </w:pPr>
      <w:ins w:id="1864" w:author="Claude" w:date="2026-10-05T00:00:00Z">
        <w:r>
          <w:rPr>
            <w:lang w:val="es-ES"/>
          </w:rPr>
          <w:t xml:space="preserve">Diagrama de Secuencias:</w:t>
        </w:r>
      </w:ins>
    </w:p>
    <w:p>
      <w:pPr>
        <w:rPr>
          <w:ins w:id="1865" w:author="Claude" w:date="2026-10-05T00:00:00Z"/>
        </w:rPr>
      </w:pPr>
    </w:p>
    <w:p>
      <w:pPr>
        <w:pStyle w:val="Ttulo4"/>
        <w:rPr>
          <w:ins w:id="1866" w:author="Claude" w:date="2026-10-05T00:00:00Z"/>
        </w:rPr>
      </w:pPr>
      <w:ins w:id="1867" w:author="Claude" w:date="2026-10-05T00:00:00Z">
        <w:r>
          <w:rPr/>
          <w:t xml:space="preserve">CU028 - Consultar Ventas</w:t>
        </w:r>
      </w:ins>
    </w:p>
    <w:tbl>
      <w:tblPr>
        <w:tblStyle w:val="Tablaconcuadrcula"/>
        <w:tblW w:w="0" w:type="auto"/>
        <w:tblLook w:val="04A0" w:firstRow="1" w:lastRow="0" w:firstColumn="1" w:lastColumn="0" w:noHBand="0" w:noVBand="1"/>
      </w:tblPr>
      <w:tblGrid>
        <w:gridCol w:w="8494"/>
      </w:tblGrid>
      <w:tr w:rsidR="00CA1B3A" w:rsidRPr="00E70ABF" w14:paraId="052D1A53" w14:textId="77777777" w:rsidTr="0007662C">
        <w:trPr>
          <w:ins w:id="1922" w:author="Claude" w:date="2026-10-05T00:00:00Z"/>
        </w:trPr>
        <w:tc>
          <w:tcPr>
            <w:tcW w:w="8494" w:type="dxa"/>
          </w:tcPr>
          <w:p>
            <w:pPr>
              <w:rPr>
                <w:ins w:id="1868" w:author="Claude" w:date="2026-10-05T00:00:00Z"/>
              </w:rPr>
            </w:pPr>
            <w:ins w:id="1869" w:author="Claude" w:date="2026-10-05T00:00:00Z">
              <w:r>
                <w:rPr>
                  <w:b/>
                  <w:bCs/>
                  <w:lang w:val="es-ES"/>
                </w:rPr>
                <w:t xml:space="preserve">ID Y NOMBRE:</w:t>
              </w:r>
              <w:r>
                <w:rPr>
                  <w:lang w:val="es-ES"/>
                </w:rPr>
                <w:t xml:space="preserve"> CU028 - Consultar Ventas</w:t>
              </w:r>
            </w:ins>
          </w:p>
        </w:tc>
      </w:tr>
      <w:tr w:rsidR="00CA1B3A" w:rsidRPr="00E70ABF" w14:paraId="6ED24D27" w14:textId="77777777" w:rsidTr="0007662C">
        <w:trPr>
          <w:ins w:id="1923" w:author="Claude" w:date="2026-10-05T00:00:00Z"/>
        </w:trPr>
        <w:tc>
          <w:tcPr>
            <w:tcW w:w="8494" w:type="dxa"/>
          </w:tcPr>
          <w:p>
            <w:pPr>
              <w:rPr>
                <w:ins w:id="1870" w:author="Claude" w:date="2026-10-05T00:00:00Z"/>
              </w:rPr>
            </w:pPr>
            <w:ins w:id="1871" w:author="Claude" w:date="2026-10-05T00:00:00Z">
              <w:r>
                <w:rPr>
                  <w:b/>
                  <w:bCs/>
                  <w:lang w:val="es-ES"/>
                </w:rPr>
                <w:t xml:space="preserve">ESTADO:</w:t>
              </w:r>
              <w:r>
                <w:rPr>
                  <w:lang w:val="es-ES"/>
                </w:rPr>
                <w:t xml:space="preserve"> En proceso</w:t>
              </w:r>
            </w:ins>
          </w:p>
        </w:tc>
      </w:tr>
      <w:tr w:rsidR="00CA1B3A" w:rsidRPr="00E70ABF" w14:paraId="7390F6FC" w14:textId="77777777" w:rsidTr="0007662C">
        <w:trPr>
          <w:ins w:id="1924" w:author="Claude" w:date="2026-10-05T00:00:00Z"/>
        </w:trPr>
        <w:tc>
          <w:tcPr>
            <w:tcW w:w="8494" w:type="dxa"/>
          </w:tcPr>
          <w:p>
            <w:pPr>
              <w:rPr>
                <w:ins w:id="1872" w:author="Claude" w:date="2026-10-05T00:00:00Z"/>
              </w:rPr>
            </w:pPr>
            <w:ins w:id="1873" w:author="Claude" w:date="2026-10-05T00:00:00Z">
              <w:r>
                <w:rPr>
                  <w:b/>
                  <w:bCs/>
                  <w:lang w:val="es-ES"/>
                </w:rPr>
                <w:t xml:space="preserve">DESCRIPCIÓN:</w:t>
              </w:r>
              <w:r>
                <w:rPr>
                  <w:lang w:val="es-ES"/>
                </w:rPr>
                <w:t xml:space="preserve"> Permite consultar las ventas realizadas en un período, con su vale, su factura y su comanda, ver el detalle de la venta elegida y volver a abrir el PDF de su factura.</w:t>
              </w:r>
            </w:ins>
          </w:p>
        </w:tc>
      </w:tr>
      <w:tr w:rsidR="00CA1B3A" w:rsidRPr="00E70ABF" w14:paraId="52772F03" w14:textId="77777777" w:rsidTr="0007662C">
        <w:trPr>
          <w:ins w:id="1925" w:author="Claude" w:date="2026-10-05T00:00:00Z"/>
        </w:trPr>
        <w:tc>
          <w:tcPr>
            <w:tcW w:w="8494" w:type="dxa"/>
          </w:tcPr>
          <w:p>
            <w:pPr>
              <w:rPr>
                <w:ins w:id="1874" w:author="Claude" w:date="2026-10-05T00:00:00Z"/>
              </w:rPr>
            </w:pPr>
            <w:ins w:id="1875" w:author="Claude" w:date="2026-10-05T00:00:00Z">
              <w:r>
                <w:rPr>
                  <w:b/>
                  <w:bCs/>
                  <w:lang w:val="es-ES"/>
                </w:rPr>
                <w:t xml:space="preserve">ACTOR PRINCIPAL:</w:t>
              </w:r>
              <w:r>
                <w:rPr>
                  <w:lang w:val="es-ES"/>
                </w:rPr>
                <w:t xml:space="preserve"> Vendedor, Dueño</w:t>
              </w:r>
            </w:ins>
          </w:p>
        </w:tc>
      </w:tr>
      <w:tr w:rsidR="00CA1B3A" w:rsidRPr="00E70ABF" w14:paraId="350A30DA" w14:textId="77777777" w:rsidTr="0007662C">
        <w:trPr>
          <w:ins w:id="1926" w:author="Claude" w:date="2026-10-05T00:00:00Z"/>
        </w:trPr>
        <w:tc>
          <w:tcPr>
            <w:tcW w:w="8494" w:type="dxa"/>
          </w:tcPr>
          <w:p>
            <w:pPr>
              <w:rPr>
                <w:ins w:id="1876" w:author="Claude" w:date="2026-10-05T00:00:00Z"/>
              </w:rPr>
            </w:pPr>
            <w:ins w:id="1877" w:author="Claude" w:date="2026-10-05T00:00:00Z">
              <w:r>
                <w:rPr>
                  <w:b/>
                  <w:bCs/>
                  <w:lang w:val="es-ES"/>
                </w:rPr>
                <w:t xml:space="preserve">ACTORES SECUNDARIOS:</w:t>
              </w:r>
              <w:r>
                <w:rPr>
                  <w:lang w:val="es-ES"/>
                </w:rPr>
                <w:t xml:space="preserve"> No tiene.</w:t>
              </w:r>
            </w:ins>
          </w:p>
        </w:tc>
      </w:tr>
      <w:tr w:rsidR="00CA1B3A" w:rsidRPr="00E70ABF" w14:paraId="35131F78" w14:textId="77777777" w:rsidTr="0007662C">
        <w:trPr>
          <w:ins w:id="1927" w:author="Claude" w:date="2026-10-05T00:00:00Z"/>
        </w:trPr>
        <w:tc>
          <w:tcPr>
            <w:tcW w:w="8494" w:type="dxa"/>
          </w:tcPr>
          <w:p>
            <w:pPr>
              <w:rPr>
                <w:ins w:id="1878" w:author="Claude" w:date="2026-10-05T00:00:00Z"/>
              </w:rPr>
            </w:pPr>
            <w:ins w:id="1879" w:author="Claude" w:date="2026-10-05T00:00:00Z">
              <w:r>
                <w:rPr>
                  <w:b/>
                  <w:bCs/>
                  <w:lang w:val="es-ES"/>
                </w:rPr>
                <w:t xml:space="preserve">PRECONDICIONES:</w:t>
              </w:r>
              <w:r>
                <w:rPr>
                  <w:lang w:val="es-ES"/>
                </w:rPr>
                <w:t xml:space="preserve"> El usuario inició sesión con el permiso "Consulta Ventas".</w:t>
              </w:r>
            </w:ins>
          </w:p>
        </w:tc>
      </w:tr>
      <w:tr w:rsidR="00CA1B3A" w:rsidRPr="00E70ABF" w14:paraId="7508BE28" w14:textId="77777777" w:rsidTr="0007662C">
        <w:trPr>
          <w:ins w:id="1928" w:author="Claude" w:date="2026-10-05T00:00:00Z"/>
        </w:trPr>
        <w:tc>
          <w:tcPr>
            <w:tcW w:w="8494" w:type="dxa"/>
          </w:tcPr>
          <w:p>
            <w:pPr>
              <w:rPr>
                <w:ins w:id="1880" w:author="Claude" w:date="2026-10-05T00:00:00Z"/>
              </w:rPr>
            </w:pPr>
            <w:ins w:id="1881" w:author="Claude" w:date="2026-10-05T00:00:00Z">
              <w:r>
                <w:rPr>
                  <w:b/>
                  <w:bCs/>
                  <w:lang w:val="es-ES"/>
                </w:rPr>
                <w:t xml:space="preserve">PUNTOS DE EXTENSIÓN:</w:t>
              </w:r>
              <w:r>
                <w:rPr>
                  <w:lang w:val="es-ES"/>
                </w:rPr>
                <w:t xml:space="preserve"> No tiene.</w:t>
              </w:r>
            </w:ins>
          </w:p>
        </w:tc>
      </w:tr>
      <w:tr w:rsidR="00CA1B3A" w:rsidRPr="00E70ABF" w14:paraId="59FDF376" w14:textId="77777777" w:rsidTr="0007662C">
        <w:trPr>
          <w:ins w:id="1929" w:author="Claude" w:date="2026-10-05T00:00:00Z"/>
        </w:trPr>
        <w:tc>
          <w:tcPr>
            <w:tcW w:w="8494" w:type="dxa"/>
          </w:tcPr>
          <w:p>
            <w:pPr>
              <w:rPr>
                <w:ins w:id="1882" w:author="Claude" w:date="2026-10-05T00:00:00Z"/>
              </w:rPr>
            </w:pPr>
            <w:ins w:id="1883" w:author="Claude" w:date="2026-10-05T00:00:00Z">
              <w:r>
                <w:rPr>
                  <w:b/>
                  <w:bCs/>
                  <w:lang w:val="es-ES"/>
                </w:rPr>
                <w:t xml:space="preserve">CONDICIÓN:</w:t>
              </w:r>
              <w:r>
                <w:rPr>
                  <w:lang w:val="es-ES"/>
                </w:rPr>
                <w:t xml:space="preserve"> No aplica.</w:t>
              </w:r>
            </w:ins>
          </w:p>
        </w:tc>
      </w:tr>
      <w:tr w:rsidR="00CA1B3A" w:rsidRPr="00E70ABF" w14:paraId="3E53EEF2" w14:textId="77777777" w:rsidTr="0007662C">
        <w:trPr>
          <w:trHeight w:val="2524"/>
          <w:ins w:id="1930" w:author="Claude" w:date="2026-10-05T00:00:00Z"/>
        </w:trPr>
        <w:tc>
          <w:tcPr>
            <w:tcW w:w="8494" w:type="dxa"/>
          </w:tcPr>
          <w:p>
            <w:pPr>
              <w:rPr>
                <w:ins w:id="1884" w:author="Claude" w:date="2026-10-05T00:00:00Z"/>
              </w:rPr>
            </w:pPr>
            <w:ins w:id="1885" w:author="Claude" w:date="2026-10-05T00:00:00Z">
              <w:r>
                <w:rPr>
                  <w:b/>
                  <w:bCs/>
                  <w:lang w:val="es-ES"/>
                </w:rPr>
                <w:t xml:space="preserve">ESCENARIO PRINCIPAL:</w:t>
              </w:r>
            </w:ins>
          </w:p>
          <w:p>
            <w:pPr>
              <w:numPr>
                <w:ilvl w:val="0"/>
                <w:numId w:val="36"/>
              </w:numPr>
              <w:rPr>
                <w:ins w:id="1886" w:author="Claude" w:date="2026-10-05T00:00:00Z"/>
              </w:rPr>
            </w:pPr>
            <w:ins w:id="1887" w:author="Claude" w:date="2026-10-05T00:00:00Z">
              <w:r>
                <w:rPr>
                  <w:lang w:val="es-ES"/>
                </w:rPr>
                <w:t xml:space="preserve">El usuario ingresa a la consulta de ventas realizadas.</w:t>
              </w:r>
            </w:ins>
          </w:p>
          <w:p>
            <w:pPr>
              <w:numPr>
                <w:ilvl w:val="0"/>
                <w:numId w:val="36"/>
              </w:numPr>
              <w:rPr>
                <w:ins w:id="1888" w:author="Claude" w:date="2026-10-05T00:00:00Z"/>
              </w:rPr>
            </w:pPr>
            <w:ins w:id="1889" w:author="Claude" w:date="2026-10-05T00:00:00Z">
              <w:r>
                <w:rPr>
                  <w:lang w:val="es-ES"/>
                </w:rPr>
                <w:t xml:space="preserve">El sistema muestra el filtro de fechas con el día actual y las ventas de ese día.</w:t>
              </w:r>
            </w:ins>
          </w:p>
          <w:p>
            <w:pPr>
              <w:numPr>
                <w:ilvl w:val="0"/>
                <w:numId w:val="36"/>
              </w:numPr>
              <w:rPr>
                <w:ins w:id="1890" w:author="Claude" w:date="2026-10-05T00:00:00Z"/>
              </w:rPr>
            </w:pPr>
            <w:ins w:id="1891" w:author="Claude" w:date="2026-10-05T00:00:00Z">
              <w:r>
                <w:rPr>
                  <w:lang w:val="es-ES"/>
                </w:rPr>
                <w:t xml:space="preserve">El usuario ingresa el rango de fechas y presiona buscar.</w:t>
              </w:r>
            </w:ins>
          </w:p>
          <w:p>
            <w:pPr>
              <w:numPr>
                <w:ilvl w:val="0"/>
                <w:numId w:val="36"/>
              </w:numPr>
              <w:rPr>
                <w:ins w:id="1892" w:author="Claude" w:date="2026-10-05T00:00:00Z"/>
              </w:rPr>
            </w:pPr>
            <w:ins w:id="1893" w:author="Claude" w:date="2026-10-05T00:00:00Z">
              <w:r>
                <w:rPr>
                  <w:lang w:val="es-ES"/>
                </w:rPr>
                <w:t xml:space="preserve">El sistema muestra las ventas del período con su fecha, total, medio de pago, vale (y si ya se utilizó), número de factura y comanda con su estado, junto con la cantidad de ventas y el importe total.</w:t>
              </w:r>
            </w:ins>
          </w:p>
          <w:p>
            <w:pPr>
              <w:numPr>
                <w:ilvl w:val="0"/>
                <w:numId w:val="36"/>
              </w:numPr>
              <w:rPr>
                <w:ins w:id="1894" w:author="Claude" w:date="2026-10-05T00:00:00Z"/>
              </w:rPr>
            </w:pPr>
            <w:ins w:id="1895" w:author="Claude" w:date="2026-10-05T00:00:00Z">
              <w:r>
                <w:rPr>
                  <w:lang w:val="es-ES"/>
                </w:rPr>
                <w:t xml:space="preserve">El usuario selecciona una venta.</w:t>
              </w:r>
            </w:ins>
          </w:p>
          <w:p>
            <w:pPr>
              <w:numPr>
                <w:ilvl w:val="0"/>
                <w:numId w:val="36"/>
              </w:numPr>
              <w:rPr>
                <w:ins w:id="1896" w:author="Claude" w:date="2026-10-05T00:00:00Z"/>
              </w:rPr>
            </w:pPr>
            <w:ins w:id="1897" w:author="Claude" w:date="2026-10-05T00:00:00Z">
              <w:r>
                <w:rPr>
                  <w:lang w:val="es-ES"/>
                </w:rPr>
                <w:t xml:space="preserve">El sistema muestra el detalle de la venta: productos, tamaños, cantidades y subtotales.</w:t>
              </w:r>
            </w:ins>
          </w:p>
          <w:p>
            <w:pPr>
              <w:numPr>
                <w:ilvl w:val="0"/>
                <w:numId w:val="36"/>
              </w:numPr>
              <w:rPr>
                <w:ins w:id="1898" w:author="Claude" w:date="2026-10-05T00:00:00Z"/>
              </w:rPr>
            </w:pPr>
            <w:ins w:id="1899" w:author="Claude" w:date="2026-10-05T00:00:00Z">
              <w:r>
                <w:rPr>
                  <w:lang w:val="es-ES"/>
                </w:rPr>
                <w:t xml:space="preserve">El usuario pide ver la factura de la venta.</w:t>
              </w:r>
            </w:ins>
          </w:p>
          <w:p>
            <w:pPr>
              <w:numPr>
                <w:ilvl w:val="0"/>
                <w:numId w:val="36"/>
              </w:numPr>
              <w:rPr>
                <w:ins w:id="1900" w:author="Claude" w:date="2026-10-05T00:00:00Z"/>
              </w:rPr>
            </w:pPr>
            <w:ins w:id="1901" w:author="Claude" w:date="2026-10-05T00:00:00Z">
              <w:r>
                <w:rPr>
                  <w:lang w:val="es-ES"/>
                </w:rPr>
                <w:t xml:space="preserve">El sistema abre el PDF de la factura.</w:t>
              </w:r>
            </w:ins>
          </w:p>
        </w:tc>
      </w:tr>
      <w:tr w:rsidR="00CA1B3A" w:rsidRPr="00E70ABF" w14:paraId="40C56F72" w14:textId="77777777" w:rsidTr="0007662C">
        <w:trPr>
          <w:ins w:id="1931" w:author="Claude" w:date="2026-10-05T00:00:00Z"/>
        </w:trPr>
        <w:tc>
          <w:tcPr>
            <w:tcW w:w="8494" w:type="dxa"/>
          </w:tcPr>
          <w:p>
            <w:pPr>
              <w:rPr>
                <w:ins w:id="1902" w:author="Claude" w:date="2026-10-05T00:00:00Z"/>
              </w:rPr>
            </w:pPr>
            <w:ins w:id="1903" w:author="Claude" w:date="2026-10-05T00:00:00Z">
              <w:r>
                <w:rPr>
                  <w:b/>
                  <w:bCs/>
                  <w:lang w:val="es-ES"/>
                </w:rPr>
                <w:t xml:space="preserve">FLUJOS ALTERNATIVOS:</w:t>
              </w:r>
              <w:r>
                <w:rPr>
                  <w:lang w:val="es-ES"/>
                </w:rPr>
                <w:br/>
              </w:r>
              <w:r>
                <w:rPr>
                  <w:b/>
                  <w:bCs/>
                  <w:lang w:val="es-ES"/>
                </w:rPr>
                <w:t xml:space="preserve">FA1 - Sin ventas en el período (pasos 4.1 y 4.2)</w:t>
              </w:r>
            </w:ins>
          </w:p>
          <w:p>
            <w:pPr>
              <w:rPr>
                <w:ins w:id="1904" w:author="Claude" w:date="2026-10-05T00:00:00Z"/>
              </w:rPr>
            </w:pPr>
            <w:ins w:id="1905" w:author="Claude" w:date="2026-10-05T00:00:00Z">
              <w:r>
                <w:rPr>
                  <w:lang w:val="es-ES"/>
                </w:rPr>
                <w:t xml:space="preserve">4.1 El sistema detecta que no hay ventas en el rango de fechas.</w:t>
              </w:r>
            </w:ins>
          </w:p>
          <w:p>
            <w:pPr>
              <w:rPr>
                <w:ins w:id="1906" w:author="Claude" w:date="2026-10-05T00:00:00Z"/>
              </w:rPr>
            </w:pPr>
            <w:ins w:id="1907" w:author="Claude" w:date="2026-10-05T00:00:00Z">
              <w:r>
                <w:rPr>
                  <w:lang w:val="es-ES"/>
                </w:rPr>
                <w:t xml:space="preserve">4.2 El sistema muestra el listado vacío con la cantidad y el total en cero, y el flujo continúa en el paso 3.</w:t>
              </w:r>
            </w:ins>
          </w:p>
          <w:p>
            <w:pPr>
              <w:rPr>
                <w:ins w:id="1908" w:author="Claude" w:date="2026-10-05T00:00:00Z"/>
              </w:rPr>
            </w:pPr>
            <w:ins w:id="1909" w:author="Claude" w:date="2026-10-05T00:00:00Z">
              <w:r>
                <w:rPr>
                  <w:b/>
                  <w:bCs/>
                  <w:lang w:val="es-ES"/>
                </w:rPr>
                <w:t xml:space="preserve">FA2 - Rango de fechas inválido (pasos 4.1 y 4.2)</w:t>
              </w:r>
            </w:ins>
          </w:p>
          <w:p>
            <w:pPr>
              <w:rPr>
                <w:ins w:id="1910" w:author="Claude" w:date="2026-10-05T00:00:00Z"/>
              </w:rPr>
            </w:pPr>
            <w:ins w:id="1911" w:author="Claude" w:date="2026-10-05T00:00:00Z">
              <w:r>
                <w:rPr>
                  <w:lang w:val="es-ES"/>
                </w:rPr>
                <w:t xml:space="preserve">4.1 El sistema detecta que la fecha desde es posterior a la fecha hasta.</w:t>
              </w:r>
            </w:ins>
          </w:p>
          <w:p>
            <w:pPr>
              <w:rPr>
                <w:ins w:id="1912" w:author="Claude" w:date="2026-10-05T00:00:00Z"/>
              </w:rPr>
            </w:pPr>
            <w:ins w:id="1913" w:author="Claude" w:date="2026-10-05T00:00:00Z">
              <w:r>
                <w:rPr>
                  <w:lang w:val="es-ES"/>
                </w:rPr>
                <w:t xml:space="preserve">4.2 El sistema muestra un mensaje indicando que el rango de fechas no es válido, y el flujo continúa en el paso 3.</w:t>
              </w:r>
            </w:ins>
          </w:p>
          <w:p>
            <w:pPr>
              <w:rPr>
                <w:ins w:id="1914" w:author="Claude" w:date="2026-10-05T00:00:00Z"/>
              </w:rPr>
            </w:pPr>
            <w:ins w:id="1915" w:author="Claude" w:date="2026-10-05T00:00:00Z">
              <w:r>
                <w:rPr>
                  <w:b/>
                  <w:bCs/>
                  <w:lang w:val="es-ES"/>
                </w:rPr>
                <w:t xml:space="preserve">FA3 - Venta sin factura (pasos 8.1 y 8.2)</w:t>
              </w:r>
            </w:ins>
          </w:p>
          <w:p>
            <w:pPr>
              <w:rPr>
                <w:ins w:id="1916" w:author="Claude" w:date="2026-10-05T00:00:00Z"/>
              </w:rPr>
            </w:pPr>
            <w:ins w:id="1917" w:author="Claude" w:date="2026-10-05T00:00:00Z">
              <w:r>
                <w:rPr>
                  <w:lang w:val="es-ES"/>
                </w:rPr>
                <w:t xml:space="preserve">8.1 El sistema detecta que la venta seleccionada no tiene factura.</w:t>
              </w:r>
            </w:ins>
          </w:p>
          <w:p>
            <w:pPr>
              <w:rPr>
                <w:ins w:id="1918" w:author="Claude" w:date="2026-10-05T00:00:00Z"/>
              </w:rPr>
            </w:pPr>
            <w:ins w:id="1919" w:author="Claude" w:date="2026-10-05T00:00:00Z">
              <w:r>
                <w:rPr>
                  <w:lang w:val="es-ES"/>
                </w:rPr>
                <w:t xml:space="preserve">8.2 El sistema muestra un mensaje pidiendo seleccionar una venta con factura, y el flujo continúa en el paso 5.</w:t>
              </w:r>
            </w:ins>
          </w:p>
        </w:tc>
      </w:tr>
      <w:tr w:rsidR="00CA1B3A" w:rsidRPr="00E70ABF" w14:paraId="56EB97D3" w14:textId="77777777" w:rsidTr="0007662C">
        <w:trPr>
          <w:ins w:id="1932" w:author="Claude" w:date="2026-10-05T00:00:00Z"/>
        </w:trPr>
        <w:tc>
          <w:tcPr>
            <w:tcW w:w="8494" w:type="dxa"/>
          </w:tcPr>
          <w:p>
            <w:pPr>
              <w:rPr>
                <w:ins w:id="1920" w:author="Claude" w:date="2026-10-05T00:00:00Z"/>
              </w:rPr>
            </w:pPr>
            <w:ins w:id="1921" w:author="Claude" w:date="2026-10-05T00:00:00Z">
              <w:r>
                <w:rPr>
                  <w:b/>
                  <w:bCs/>
                  <w:lang w:val="es-ES"/>
                </w:rPr>
                <w:t xml:space="preserve">POSTCONDICIONES:</w:t>
              </w:r>
              <w:r>
                <w:rPr>
                  <w:lang w:val="es-ES"/>
                </w:rPr>
                <w:t xml:space="preserve"> La consulta no modifica ningún dato del sistema.</w:t>
              </w:r>
            </w:ins>
          </w:p>
        </w:tc>
      </w:tr>
    </w:tbl>
    <w:p>
      <w:pPr>
        <w:rPr>
          <w:ins w:id="1933" w:author="Claude" w:date="2026-10-05T00:00:00Z"/>
        </w:rPr>
      </w:pPr>
    </w:p>
    <w:p>
      <w:pPr>
        <w:pStyle w:val="Ttulo4"/>
        <w:rPr>
          <w:ins w:id="1934" w:author="Claude" w:date="2026-10-05T00:00:00Z"/>
        </w:rPr>
      </w:pPr>
      <w:ins w:id="1935" w:author="Claude" w:date="2026-10-05T00:00:00Z">
        <w:r>
          <w:rPr>
            <w:lang w:val="es-ES"/>
          </w:rPr>
          <w:t xml:space="preserve">Diagrama de Secuencias:</w:t>
        </w:r>
      </w:ins>
    </w:p>
    <w:p>
      <w:pPr>
        <w:rPr>
          <w:ins w:id="1936" w:author="Claude" w:date="2026-10-05T00:00:00Z"/>
        </w:rPr>
      </w:pPr>
    </w:p>
    <w:p>
      <w:pPr>
        <w:pStyle w:val="Ttulo4"/>
        <w:rPr>
          <w:ins w:id="1937" w:author="Claude" w:date="2026-10-05T00:00:00Z"/>
        </w:rPr>
      </w:pPr>
      <w:ins w:id="1938" w:author="Claude" w:date="2026-10-05T00:00:00Z">
        <w:r>
          <w:rPr/>
          <w:t xml:space="preserve">CU029 - Consultar Vales</w:t>
        </w:r>
      </w:ins>
    </w:p>
    <w:tbl>
      <w:tblPr>
        <w:tblStyle w:val="Tablaconcuadrcula"/>
        <w:tblW w:w="0" w:type="auto"/>
        <w:tblLook w:val="04A0" w:firstRow="1" w:lastRow="0" w:firstColumn="1" w:lastColumn="0" w:noHBand="0" w:noVBand="1"/>
      </w:tblPr>
      <w:tblGrid>
        <w:gridCol w:w="8494"/>
      </w:tblGrid>
      <w:tr w:rsidR="00CA1B3A" w:rsidRPr="00E70ABF" w14:paraId="052D1A53" w14:textId="77777777" w:rsidTr="0007662C">
        <w:trPr>
          <w:ins w:id="1979" w:author="Claude" w:date="2026-10-05T00:00:00Z"/>
        </w:trPr>
        <w:tc>
          <w:tcPr>
            <w:tcW w:w="8494" w:type="dxa"/>
          </w:tcPr>
          <w:p>
            <w:pPr>
              <w:rPr>
                <w:ins w:id="1939" w:author="Claude" w:date="2026-10-05T00:00:00Z"/>
              </w:rPr>
            </w:pPr>
            <w:ins w:id="1940" w:author="Claude" w:date="2026-10-05T00:00:00Z">
              <w:r>
                <w:rPr>
                  <w:b/>
                  <w:bCs/>
                  <w:lang w:val="es-ES"/>
                </w:rPr>
                <w:t xml:space="preserve">ID Y NOMBRE:</w:t>
              </w:r>
              <w:r>
                <w:rPr>
                  <w:lang w:val="es-ES"/>
                </w:rPr>
                <w:t xml:space="preserve"> CU029 - Consultar Vales</w:t>
              </w:r>
            </w:ins>
          </w:p>
        </w:tc>
      </w:tr>
      <w:tr w:rsidR="00CA1B3A" w:rsidRPr="00E70ABF" w14:paraId="6ED24D27" w14:textId="77777777" w:rsidTr="0007662C">
        <w:trPr>
          <w:ins w:id="1980" w:author="Claude" w:date="2026-10-05T00:00:00Z"/>
        </w:trPr>
        <w:tc>
          <w:tcPr>
            <w:tcW w:w="8494" w:type="dxa"/>
          </w:tcPr>
          <w:p>
            <w:pPr>
              <w:rPr>
                <w:ins w:id="1941" w:author="Claude" w:date="2026-10-05T00:00:00Z"/>
              </w:rPr>
            </w:pPr>
            <w:ins w:id="1942" w:author="Claude" w:date="2026-10-05T00:00:00Z">
              <w:r>
                <w:rPr>
                  <w:b/>
                  <w:bCs/>
                  <w:lang w:val="es-ES"/>
                </w:rPr>
                <w:t xml:space="preserve">ESTADO:</w:t>
              </w:r>
              <w:r>
                <w:rPr>
                  <w:lang w:val="es-ES"/>
                </w:rPr>
                <w:t xml:space="preserve"> En proceso</w:t>
              </w:r>
            </w:ins>
          </w:p>
        </w:tc>
      </w:tr>
      <w:tr w:rsidR="00CA1B3A" w:rsidRPr="00E70ABF" w14:paraId="7390F6FC" w14:textId="77777777" w:rsidTr="0007662C">
        <w:trPr>
          <w:ins w:id="1981" w:author="Claude" w:date="2026-10-05T00:00:00Z"/>
        </w:trPr>
        <w:tc>
          <w:tcPr>
            <w:tcW w:w="8494" w:type="dxa"/>
          </w:tcPr>
          <w:p>
            <w:pPr>
              <w:rPr>
                <w:ins w:id="1943" w:author="Claude" w:date="2026-10-05T00:00:00Z"/>
              </w:rPr>
            </w:pPr>
            <w:ins w:id="1944" w:author="Claude" w:date="2026-10-05T00:00:00Z">
              <w:r>
                <w:rPr>
                  <w:b/>
                  <w:bCs/>
                  <w:lang w:val="es-ES"/>
                </w:rPr>
                <w:t xml:space="preserve">DESCRIPCIÓN:</w:t>
              </w:r>
              <w:r>
                <w:rPr>
                  <w:lang w:val="es-ES"/>
                </w:rPr>
                <w:t xml:space="preserve"> Permite consultar los vales emitidos en un período, todos, sin usar o utilizados, con su venta y si tienen bebidas para retirar.</w:t>
              </w:r>
            </w:ins>
          </w:p>
        </w:tc>
      </w:tr>
      <w:tr w:rsidR="00CA1B3A" w:rsidRPr="00E70ABF" w14:paraId="52772F03" w14:textId="77777777" w:rsidTr="0007662C">
        <w:trPr>
          <w:ins w:id="1982" w:author="Claude" w:date="2026-10-05T00:00:00Z"/>
        </w:trPr>
        <w:tc>
          <w:tcPr>
            <w:tcW w:w="8494" w:type="dxa"/>
          </w:tcPr>
          <w:p>
            <w:pPr>
              <w:rPr>
                <w:ins w:id="1945" w:author="Claude" w:date="2026-10-05T00:00:00Z"/>
              </w:rPr>
            </w:pPr>
            <w:ins w:id="1946" w:author="Claude" w:date="2026-10-05T00:00:00Z">
              <w:r>
                <w:rPr>
                  <w:b/>
                  <w:bCs/>
                  <w:lang w:val="es-ES"/>
                </w:rPr>
                <w:t xml:space="preserve">ACTOR PRINCIPAL:</w:t>
              </w:r>
              <w:r>
                <w:rPr>
                  <w:lang w:val="es-ES"/>
                </w:rPr>
                <w:t xml:space="preserve"> Vendedor, Bartender, Dueño</w:t>
              </w:r>
            </w:ins>
          </w:p>
        </w:tc>
      </w:tr>
      <w:tr w:rsidR="00CA1B3A" w:rsidRPr="00E70ABF" w14:paraId="350A30DA" w14:textId="77777777" w:rsidTr="0007662C">
        <w:trPr>
          <w:ins w:id="1983" w:author="Claude" w:date="2026-10-05T00:00:00Z"/>
        </w:trPr>
        <w:tc>
          <w:tcPr>
            <w:tcW w:w="8494" w:type="dxa"/>
          </w:tcPr>
          <w:p>
            <w:pPr>
              <w:rPr>
                <w:ins w:id="1947" w:author="Claude" w:date="2026-10-05T00:00:00Z"/>
              </w:rPr>
            </w:pPr>
            <w:ins w:id="1948" w:author="Claude" w:date="2026-10-05T00:00:00Z">
              <w:r>
                <w:rPr>
                  <w:b/>
                  <w:bCs/>
                  <w:lang w:val="es-ES"/>
                </w:rPr>
                <w:t xml:space="preserve">ACTORES SECUNDARIOS:</w:t>
              </w:r>
              <w:r>
                <w:rPr>
                  <w:lang w:val="es-ES"/>
                </w:rPr>
                <w:t xml:space="preserve"> No tiene.</w:t>
              </w:r>
            </w:ins>
          </w:p>
        </w:tc>
      </w:tr>
      <w:tr w:rsidR="00CA1B3A" w:rsidRPr="00E70ABF" w14:paraId="35131F78" w14:textId="77777777" w:rsidTr="0007662C">
        <w:trPr>
          <w:ins w:id="1984" w:author="Claude" w:date="2026-10-05T00:00:00Z"/>
        </w:trPr>
        <w:tc>
          <w:tcPr>
            <w:tcW w:w="8494" w:type="dxa"/>
          </w:tcPr>
          <w:p>
            <w:pPr>
              <w:rPr>
                <w:ins w:id="1949" w:author="Claude" w:date="2026-10-05T00:00:00Z"/>
              </w:rPr>
            </w:pPr>
            <w:ins w:id="1950" w:author="Claude" w:date="2026-10-05T00:00:00Z">
              <w:r>
                <w:rPr>
                  <w:b/>
                  <w:bCs/>
                  <w:lang w:val="es-ES"/>
                </w:rPr>
                <w:t xml:space="preserve">PRECONDICIONES:</w:t>
              </w:r>
              <w:r>
                <w:rPr>
                  <w:lang w:val="es-ES"/>
                </w:rPr>
                <w:t xml:space="preserve"> El usuario inició sesión con el permiso "Consulta Vales".</w:t>
              </w:r>
            </w:ins>
          </w:p>
        </w:tc>
      </w:tr>
      <w:tr w:rsidR="00CA1B3A" w:rsidRPr="00E70ABF" w14:paraId="7508BE28" w14:textId="77777777" w:rsidTr="0007662C">
        <w:trPr>
          <w:ins w:id="1985" w:author="Claude" w:date="2026-10-05T00:00:00Z"/>
        </w:trPr>
        <w:tc>
          <w:tcPr>
            <w:tcW w:w="8494" w:type="dxa"/>
          </w:tcPr>
          <w:p>
            <w:pPr>
              <w:rPr>
                <w:ins w:id="1951" w:author="Claude" w:date="2026-10-05T00:00:00Z"/>
              </w:rPr>
            </w:pPr>
            <w:ins w:id="1952" w:author="Claude" w:date="2026-10-05T00:00:00Z">
              <w:r>
                <w:rPr>
                  <w:b/>
                  <w:bCs/>
                  <w:lang w:val="es-ES"/>
                </w:rPr>
                <w:t xml:space="preserve">PUNTOS DE EXTENSIÓN:</w:t>
              </w:r>
              <w:r>
                <w:rPr>
                  <w:lang w:val="es-ES"/>
                </w:rPr>
                <w:t xml:space="preserve"> No tiene.</w:t>
              </w:r>
            </w:ins>
          </w:p>
        </w:tc>
      </w:tr>
      <w:tr w:rsidR="00CA1B3A" w:rsidRPr="00E70ABF" w14:paraId="59FDF376" w14:textId="77777777" w:rsidTr="0007662C">
        <w:trPr>
          <w:ins w:id="1986" w:author="Claude" w:date="2026-10-05T00:00:00Z"/>
        </w:trPr>
        <w:tc>
          <w:tcPr>
            <w:tcW w:w="8494" w:type="dxa"/>
          </w:tcPr>
          <w:p>
            <w:pPr>
              <w:rPr>
                <w:ins w:id="1953" w:author="Claude" w:date="2026-10-05T00:00:00Z"/>
              </w:rPr>
            </w:pPr>
            <w:ins w:id="1954" w:author="Claude" w:date="2026-10-05T00:00:00Z">
              <w:r>
                <w:rPr>
                  <w:b/>
                  <w:bCs/>
                  <w:lang w:val="es-ES"/>
                </w:rPr>
                <w:t xml:space="preserve">CONDICIÓN:</w:t>
              </w:r>
              <w:r>
                <w:rPr>
                  <w:lang w:val="es-ES"/>
                </w:rPr>
                <w:t xml:space="preserve"> No aplica.</w:t>
              </w:r>
            </w:ins>
          </w:p>
        </w:tc>
      </w:tr>
      <w:tr w:rsidR="00CA1B3A" w:rsidRPr="00E70ABF" w14:paraId="3E53EEF2" w14:textId="77777777" w:rsidTr="0007662C">
        <w:trPr>
          <w:trHeight w:val="2524"/>
          <w:ins w:id="1987" w:author="Claude" w:date="2026-10-05T00:00:00Z"/>
        </w:trPr>
        <w:tc>
          <w:tcPr>
            <w:tcW w:w="8494" w:type="dxa"/>
          </w:tcPr>
          <w:p>
            <w:pPr>
              <w:rPr>
                <w:ins w:id="1955" w:author="Claude" w:date="2026-10-05T00:00:00Z"/>
              </w:rPr>
            </w:pPr>
            <w:ins w:id="1956" w:author="Claude" w:date="2026-10-05T00:00:00Z">
              <w:r>
                <w:rPr>
                  <w:b/>
                  <w:bCs/>
                  <w:lang w:val="es-ES"/>
                </w:rPr>
                <w:t xml:space="preserve">ESCENARIO PRINCIPAL:</w:t>
              </w:r>
            </w:ins>
          </w:p>
          <w:p>
            <w:pPr>
              <w:numPr>
                <w:ilvl w:val="0"/>
                <w:numId w:val="37"/>
              </w:numPr>
              <w:rPr>
                <w:ins w:id="1957" w:author="Claude" w:date="2026-10-05T00:00:00Z"/>
              </w:rPr>
            </w:pPr>
            <w:ins w:id="1958" w:author="Claude" w:date="2026-10-05T00:00:00Z">
              <w:r>
                <w:rPr>
                  <w:lang w:val="es-ES"/>
                </w:rPr>
                <w:t xml:space="preserve">El usuario ingresa a la consulta de vales emitidos.</w:t>
              </w:r>
            </w:ins>
          </w:p>
          <w:p>
            <w:pPr>
              <w:numPr>
                <w:ilvl w:val="0"/>
                <w:numId w:val="37"/>
              </w:numPr>
              <w:rPr>
                <w:ins w:id="1959" w:author="Claude" w:date="2026-10-05T00:00:00Z"/>
              </w:rPr>
            </w:pPr>
            <w:ins w:id="1960" w:author="Claude" w:date="2026-10-05T00:00:00Z">
              <w:r>
                <w:rPr>
                  <w:lang w:val="es-ES"/>
                </w:rPr>
                <w:t xml:space="preserve">El sistema muestra los filtros (rango de fechas con el día actual y estado: todos, sin usar o utilizados) y los vales del día.</w:t>
              </w:r>
            </w:ins>
          </w:p>
          <w:p>
            <w:pPr>
              <w:numPr>
                <w:ilvl w:val="0"/>
                <w:numId w:val="37"/>
              </w:numPr>
              <w:rPr>
                <w:ins w:id="1961" w:author="Claude" w:date="2026-10-05T00:00:00Z"/>
              </w:rPr>
            </w:pPr>
            <w:ins w:id="1962" w:author="Claude" w:date="2026-10-05T00:00:00Z">
              <w:r>
                <w:rPr>
                  <w:lang w:val="es-ES"/>
                </w:rPr>
                <w:t xml:space="preserve">El usuario ingresa el rango de fechas, elige el estado y presiona buscar.</w:t>
              </w:r>
            </w:ins>
          </w:p>
          <w:p>
            <w:pPr>
              <w:numPr>
                <w:ilvl w:val="0"/>
                <w:numId w:val="37"/>
              </w:numPr>
              <w:rPr>
                <w:ins w:id="1963" w:author="Claude" w:date="2026-10-05T00:00:00Z"/>
              </w:rPr>
            </w:pPr>
            <w:ins w:id="1964" w:author="Claude" w:date="2026-10-05T00:00:00Z">
              <w:r>
                <w:rPr>
                  <w:lang w:val="es-ES"/>
                </w:rPr>
                <w:t xml:space="preserve">El sistema muestra los vales con su fecha, venta, monto, si tienen bebidas y si fueron utilizados, resalta los vales con bebidas sin retirar y muestra la cantidad total de vales, los sin usar y los utilizados.</w:t>
              </w:r>
            </w:ins>
          </w:p>
        </w:tc>
      </w:tr>
      <w:tr w:rsidR="00CA1B3A" w:rsidRPr="00E70ABF" w14:paraId="40C56F72" w14:textId="77777777" w:rsidTr="0007662C">
        <w:trPr>
          <w:ins w:id="1988" w:author="Claude" w:date="2026-10-05T00:00:00Z"/>
        </w:trPr>
        <w:tc>
          <w:tcPr>
            <w:tcW w:w="8494" w:type="dxa"/>
          </w:tcPr>
          <w:p>
            <w:pPr>
              <w:rPr>
                <w:ins w:id="1965" w:author="Claude" w:date="2026-10-05T00:00:00Z"/>
              </w:rPr>
            </w:pPr>
            <w:ins w:id="1966" w:author="Claude" w:date="2026-10-05T00:00:00Z">
              <w:r>
                <w:rPr>
                  <w:b/>
                  <w:bCs/>
                  <w:lang w:val="es-ES"/>
                </w:rPr>
                <w:t xml:space="preserve">FLUJOS ALTERNATIVOS:</w:t>
              </w:r>
              <w:r>
                <w:rPr>
                  <w:lang w:val="es-ES"/>
                </w:rPr>
                <w:br/>
              </w:r>
              <w:r>
                <w:rPr>
                  <w:b/>
                  <w:bCs/>
                  <w:lang w:val="es-ES"/>
                </w:rPr>
                <w:t xml:space="preserve">FA1 - Sin vales en el período (pasos 4.1 y 4.2)</w:t>
              </w:r>
            </w:ins>
          </w:p>
          <w:p>
            <w:pPr>
              <w:rPr>
                <w:ins w:id="1967" w:author="Claude" w:date="2026-10-05T00:00:00Z"/>
              </w:rPr>
            </w:pPr>
            <w:ins w:id="1968" w:author="Claude" w:date="2026-10-05T00:00:00Z">
              <w:r>
                <w:rPr>
                  <w:lang w:val="es-ES"/>
                </w:rPr>
                <w:t xml:space="preserve">4.1 El sistema detecta que no hay vales para los filtros elegidos.</w:t>
              </w:r>
            </w:ins>
          </w:p>
          <w:p>
            <w:pPr>
              <w:rPr>
                <w:ins w:id="1969" w:author="Claude" w:date="2026-10-05T00:00:00Z"/>
              </w:rPr>
            </w:pPr>
            <w:ins w:id="1970" w:author="Claude" w:date="2026-10-05T00:00:00Z">
              <w:r>
                <w:rPr>
                  <w:lang w:val="es-ES"/>
                </w:rPr>
                <w:t xml:space="preserve">4.2 El sistema muestra el listado vacío con las cantidades en cero, y el flujo continúa en el paso 3.</w:t>
              </w:r>
            </w:ins>
          </w:p>
          <w:p>
            <w:pPr>
              <w:rPr>
                <w:ins w:id="1971" w:author="Claude" w:date="2026-10-05T00:00:00Z"/>
              </w:rPr>
            </w:pPr>
            <w:ins w:id="1972" w:author="Claude" w:date="2026-10-05T00:00:00Z">
              <w:r>
                <w:rPr>
                  <w:b/>
                  <w:bCs/>
                  <w:lang w:val="es-ES"/>
                </w:rPr>
                <w:t xml:space="preserve">FA2 - Rango de fechas inválido (pasos 4.1 y 4.2)</w:t>
              </w:r>
            </w:ins>
          </w:p>
          <w:p>
            <w:pPr>
              <w:rPr>
                <w:ins w:id="1973" w:author="Claude" w:date="2026-10-05T00:00:00Z"/>
              </w:rPr>
            </w:pPr>
            <w:ins w:id="1974" w:author="Claude" w:date="2026-10-05T00:00:00Z">
              <w:r>
                <w:rPr>
                  <w:lang w:val="es-ES"/>
                </w:rPr>
                <w:t xml:space="preserve">4.1 El sistema detecta que la fecha desde es posterior a la fecha hasta.</w:t>
              </w:r>
            </w:ins>
          </w:p>
          <w:p>
            <w:pPr>
              <w:rPr>
                <w:ins w:id="1975" w:author="Claude" w:date="2026-10-05T00:00:00Z"/>
              </w:rPr>
            </w:pPr>
            <w:ins w:id="1976" w:author="Claude" w:date="2026-10-05T00:00:00Z">
              <w:r>
                <w:rPr>
                  <w:lang w:val="es-ES"/>
                </w:rPr>
                <w:t xml:space="preserve">4.2 El sistema muestra un mensaje indicando que el rango de fechas no es válido, y el flujo continúa en el paso 3.</w:t>
              </w:r>
            </w:ins>
          </w:p>
        </w:tc>
      </w:tr>
      <w:tr w:rsidR="00CA1B3A" w:rsidRPr="00E70ABF" w14:paraId="56EB97D3" w14:textId="77777777" w:rsidTr="0007662C">
        <w:trPr>
          <w:ins w:id="1989" w:author="Claude" w:date="2026-10-05T00:00:00Z"/>
        </w:trPr>
        <w:tc>
          <w:tcPr>
            <w:tcW w:w="8494" w:type="dxa"/>
          </w:tcPr>
          <w:p>
            <w:pPr>
              <w:rPr>
                <w:ins w:id="1977" w:author="Claude" w:date="2026-10-05T00:00:00Z"/>
              </w:rPr>
            </w:pPr>
            <w:ins w:id="1978" w:author="Claude" w:date="2026-10-05T00:00:00Z">
              <w:r>
                <w:rPr>
                  <w:b/>
                  <w:bCs/>
                  <w:lang w:val="es-ES"/>
                </w:rPr>
                <w:t xml:space="preserve">POSTCONDICIONES:</w:t>
              </w:r>
              <w:r>
                <w:rPr>
                  <w:lang w:val="es-ES"/>
                </w:rPr>
                <w:t xml:space="preserve"> La consulta no modifica ningún dato del sistema.</w:t>
              </w:r>
            </w:ins>
          </w:p>
        </w:tc>
      </w:tr>
    </w:tbl>
    <w:p>
      <w:pPr>
        <w:rPr>
          <w:ins w:id="1990" w:author="Claude" w:date="2026-10-05T00:00:00Z"/>
        </w:rPr>
      </w:pPr>
    </w:p>
    <w:p>
      <w:pPr>
        <w:pStyle w:val="Ttulo4"/>
        <w:rPr>
          <w:ins w:id="1991" w:author="Claude" w:date="2026-10-05T00:00:00Z"/>
        </w:rPr>
      </w:pPr>
      <w:ins w:id="1992" w:author="Claude" w:date="2026-10-05T00:00:00Z">
        <w:r>
          <w:rPr>
            <w:lang w:val="es-ES"/>
          </w:rPr>
          <w:t xml:space="preserve">Diagrama de Secuencias:</w:t>
        </w:r>
      </w:ins>
    </w:p>
    <w:p>
      <w:pPr>
        <w:rPr>
          <w:ins w:id="1993" w:author="Claude" w:date="2026-10-05T00:00:00Z"/>
        </w:rPr>
      </w:pPr>
    </w:p>
    <w:p w14:paraId="36498BE7" w14:textId="61675A5E" w:rsidR="008710C3" w:rsidRDefault="00B77F9B">
      <w:pPr>
        <w:pStyle w:val="Ttulo3"/>
        <w:rPr>
          <w:rFonts w:ascii="Times New Roman" w:eastAsia="Times New Roman" w:hAnsi="Times New Roman" w:cs="Times New Roman"/>
        </w:rPr>
      </w:pPr>
      <w:bookmarkStart w:id="16" w:name="_Toc241023247"/>
      <w:r>
        <w:rPr>
          <w:rFonts w:ascii="Times New Roman" w:eastAsia="Times New Roman" w:hAnsi="Times New Roman" w:cs="Times New Roman"/>
        </w:rPr>
        <w:lastRenderedPageBreak/>
        <w:t>E. Diagrama de clases del proceso</w:t>
      </w:r>
      <w:bookmarkEnd w:id="16"/>
    </w:p>
    <w:p w14:paraId="3E88E081" w14:textId="100EB642" w:rsidR="008710C3" w:rsidRDefault="00FB154A" w:rsidP="00FB154A">
      <w:pPr>
        <w:rPr>
          <w:rFonts w:ascii="Times New Roman" w:eastAsia="Times New Roman" w:hAnsi="Times New Roman" w:cs="Times New Roman"/>
        </w:rPr>
      </w:pPr>
      <w:r>
        <w:rPr>
          <w:noProof/>
        </w:rPr>
        <w:drawing>
          <wp:inline distT="0" distB="0" distL="0" distR="0" wp14:anchorId="1F72CD35" wp14:editId="4943A11D">
            <wp:extent cx="5400040" cy="3656330"/>
            <wp:effectExtent l="0" t="0" r="0" b="1270"/>
            <wp:docPr id="320819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9594" name=""/>
                    <pic:cNvPicPr/>
                  </pic:nvPicPr>
                  <pic:blipFill>
                    <a:blip r:embed="rId29"/>
                    <a:stretch>
                      <a:fillRect/>
                    </a:stretch>
                  </pic:blipFill>
                  <pic:spPr>
                    <a:xfrm>
                      <a:off x="0" y="0"/>
                      <a:ext cx="5400040" cy="3656330"/>
                    </a:xfrm>
                    <a:prstGeom prst="rect">
                      <a:avLst/>
                    </a:prstGeom>
                  </pic:spPr>
                </pic:pic>
              </a:graphicData>
            </a:graphic>
          </wp:inline>
        </w:drawing>
      </w:r>
      <w:del w:id="2055" w:author="Claude" w:date="2026-10-05T00:00:00Z">
        <w:r>
          <w:rPr>
            <w:rStyle w:val="Ttulo3Car"/>
          </w:rPr>
          <w:delText>F. Modelo de datos (DER) del proceso</w:delText>
        </w:r>
      </w:del>
    </w:p>
    <w:p>
      <w:pPr>
        <w:pStyle w:val="Ttulo3"/>
        <w:rPr>
          <w:ins w:id="2056" w:author="Claude" w:date="2026-10-05T00:00:00Z"/>
        </w:rPr>
      </w:pPr>
      <w:ins w:id="2057" w:author="Claude" w:date="2026-10-05T00:00:00Z">
        <w:r>
          <w:rPr>
            <w:rFonts w:ascii="Times New Roman" w:eastAsia="Times New Roman" w:hAnsi="Times New Roman" w:cs="Times New Roman"/>
          </w:rPr>
          <w:t xml:space="preserve">F. Modelo de datos (DER) del proceso</w:t>
        </w:r>
      </w:ins>
    </w:p>
    <w:p w14:paraId="6525728E" w14:textId="159105B8" w:rsidR="00097640" w:rsidRPr="00097640" w:rsidRDefault="00480775" w:rsidP="00097640">
      <w:pPr>
        <w:rPr>
          <w:rFonts w:cstheme="minorBidi"/>
        </w:rPr>
      </w:pPr>
      <w:r>
        <w:rPr>
          <w:noProof/>
        </w:rPr>
        <w:drawing>
          <wp:inline distT="0" distB="0" distL="0" distR="0" wp14:anchorId="77951FA2" wp14:editId="43C9DE2E">
            <wp:extent cx="5400040" cy="3161665"/>
            <wp:effectExtent l="0" t="0" r="0" b="635"/>
            <wp:docPr id="1381057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57479" name=""/>
                    <pic:cNvPicPr/>
                  </pic:nvPicPr>
                  <pic:blipFill>
                    <a:blip r:embed="rId30"/>
                    <a:stretch>
                      <a:fillRect/>
                    </a:stretch>
                  </pic:blipFill>
                  <pic:spPr>
                    <a:xfrm>
                      <a:off x="0" y="0"/>
                      <a:ext cx="5400040" cy="3161665"/>
                    </a:xfrm>
                    <a:prstGeom prst="rect">
                      <a:avLst/>
                    </a:prstGeom>
                  </pic:spPr>
                </pic:pic>
              </a:graphicData>
            </a:graphic>
          </wp:inline>
        </w:drawing>
      </w:r>
    </w:p>
    <w:p w14:paraId="2419888F" w14:textId="16DF8022" w:rsidR="008710C3" w:rsidRDefault="00BE30D4" w:rsidP="000F2686">
      <w:pPr>
        <w:pStyle w:val="Ttulo2"/>
        <w:rPr>
          <w:rFonts w:ascii="Times New Roman" w:eastAsia="Times New Roman" w:hAnsi="Times New Roman" w:cs="Times New Roman"/>
        </w:rPr>
      </w:pPr>
      <w:bookmarkStart w:id="17" w:name="_Toc241023248"/>
      <w:r>
        <w:rPr>
          <w:rFonts w:ascii="Times New Roman" w:eastAsia="Times New Roman" w:hAnsi="Times New Roman" w:cs="Times New Roman"/>
        </w:rPr>
        <w:lastRenderedPageBreak/>
        <w:t>N02. Proceso de negocio 2 —Reposición de stock y compras</w:t>
      </w:r>
      <w:bookmarkEnd w:id="17"/>
    </w:p>
    <w:p w14:paraId="727AB0ED" w14:textId="61E749F4" w:rsidR="00AA21C0" w:rsidRPr="00AA21C0" w:rsidRDefault="00AA21C0" w:rsidP="00F94C16">
      <w:bookmarkStart w:id="18" w:name="_Toc241023249"/>
      <w:r>
        <w:t xml:space="preserve">Proceso por el cual el bar mantiene la disponibilidad de los insumos necesarios para preparar sus productos. Se inicia cuando un insumo cae por debajo de su umbral de reposición, a partir del aviso generado durante la venta (N01), o cuando el Encargado de Stock detecta un faltante en su control de inventario. El Encargado verifica el stock físico, determina la cantidad a reponer en la unidad de compra del proveedor y arma la orden de compra, que el Dueño debe aprobar antes de enviarse. Al recibir la mercadería, el Encargado la controla contra la orden: registra el ingreso de lo recibido en condiciones, convirtiendo las unidades de compra a su volumen o peso equivalente junto con el costo de cada insumo, y reclama al Proveedor lo faltante o dañado hasta completar la orden. Finalmente, el Dueño paga al Proveedor por fuera del sistema y deja registrado el pago.</w:t>
      </w:r>
      <w:bookmarkEnd w:id="18"/>
    </w:p>
    <w:p w14:paraId="35FE912B" w14:textId="34887845" w:rsidR="008710C3" w:rsidRDefault="00275819" w:rsidP="00AA21C0">
      <w:pPr>
        <w:pStyle w:val="Ttulo3"/>
        <w:rPr>
          <w:rFonts w:ascii="Times New Roman" w:eastAsia="Times New Roman" w:hAnsi="Times New Roman" w:cs="Times New Roman"/>
        </w:rPr>
      </w:pPr>
      <w:r>
        <w:rPr>
          <w:rFonts w:ascii="Times New Roman" w:eastAsia="Times New Roman" w:hAnsi="Times New Roman" w:cs="Times New Roman"/>
          <w:color w:val="auto"/>
          <w:sz w:val="24"/>
          <w:szCs w:val="24"/>
        </w:rPr>
        <w:cr/>
      </w:r>
      <w:bookmarkStart w:id="19" w:name="_Toc241023250"/>
      <w:r>
        <w:rPr>
          <w:rFonts w:ascii="Times New Roman" w:eastAsia="Times New Roman" w:hAnsi="Times New Roman" w:cs="Times New Roman"/>
        </w:rPr>
        <w:t>A. Identificación de roles intervinientes</w:t>
      </w:r>
      <w:bookmarkEnd w:id="19"/>
    </w:p>
    <w:p w14:paraId="00FA5EB3" w14:textId="77777777" w:rsidR="00F3162E" w:rsidRDefault="00F3162E" w:rsidP="00F3162E">
      <w:r>
        <w:rPr>
          <w:b/>
          <w:bCs/>
        </w:rPr>
        <w:t xml:space="preserve">Encargado de Stock</w:t>
      </w:r>
      <w:r>
        <w:rPr/>
        <w:t xml:space="preserve">: recibe el aviso de stock bajo o detecta faltantes, verifica el stock físico, determina las cantidades a reponer, arma y envía la orden de compra, recibe y controla la mercadería, registra el ingreso al stock y el costo de los insumos, reclama diferencias y cierra la orden.</w:t>
      </w:r>
      <w:ins w:id="2081" w:author="Claude" w:date="2026-10-05T00:00:00Z">
        <w:r>
          <w:rPr/>
          <w:t xml:space="preserve"> En el sistema tiene los permisos Gestion Insumos, Ver Stock Bajo, Gestion Proveedores, Gestion Ordenes Compra, Registrar Recepcion y Consulta Compras.</w:t>
        </w:r>
      </w:ins>
    </w:p>
    <w:p w14:paraId="200FA982" w14:textId="77777777" w:rsidR="00F3162E" w:rsidRDefault="00F3162E" w:rsidP="00F3162E">
      <w:r>
        <w:rPr>
          <w:b/>
          <w:bCs/>
        </w:rPr>
        <w:t xml:space="preserve">Dueño</w:t>
      </w:r>
      <w:r>
        <w:rPr/>
        <w:t xml:space="preserve">: revisa y aprueba (o devuelve con observaciones) cada orden de compra, paga al proveedor y registra el pago.</w:t>
      </w:r>
      <w:ins w:id="2082" w:author="Claude" w:date="2026-10-05T00:00:00Z">
        <w:r>
          <w:rPr/>
          <w:t xml:space="preserve"> En el sistema tiene los permisos Aprobar Ordenes Compra, Registrar Pagos y Consulta Compras (además de los de N01).</w:t>
        </w:r>
      </w:ins>
    </w:p>
    <w:p w14:paraId="69A06BB6" w14:textId="13E6A7B6" w:rsidR="00AA21C0" w:rsidRPr="00AA21C0" w:rsidRDefault="00F3162E" w:rsidP="00F3162E">
      <w:r>
        <w:rPr>
          <w:b/>
          <w:bCs/>
        </w:rPr>
        <w:t>Proveedor</w:t>
      </w:r>
      <w:r>
        <w:t>: recibe la orden, prepara y entrega la mercadería con remito y factura, y repone lo faltante o dañado ante un reclamo</w:t>
      </w:r>
    </w:p>
    <w:p w14:paraId="48819362" w14:textId="77777777" w:rsidR="00B77F9B" w:rsidRDefault="00B77F9B" w:rsidP="00B77F9B">
      <w:pPr>
        <w:pStyle w:val="Ttulo3"/>
        <w:rPr>
          <w:rFonts w:ascii="Times New Roman" w:eastAsia="Times New Roman" w:hAnsi="Times New Roman" w:cs="Times New Roman"/>
        </w:rPr>
      </w:pPr>
      <w:bookmarkStart w:id="20" w:name="_Toc241023251"/>
      <w:r>
        <w:rPr>
          <w:rFonts w:ascii="Times New Roman" w:eastAsia="Times New Roman" w:hAnsi="Times New Roman" w:cs="Times New Roman"/>
        </w:rPr>
        <w:lastRenderedPageBreak/>
        <w:t>B. Diagrama de actividad</w:t>
      </w:r>
      <w:bookmarkEnd w:id="20"/>
    </w:p>
    <w:p w14:paraId="2DFFF730" w14:textId="4A2C8C1C" w:rsidR="00B77F9B" w:rsidRPr="00097640" w:rsidRDefault="00AA21C0" w:rsidP="00B77F9B">
      <w:pPr>
        <w:rPr>
          <w:rFonts w:cstheme="minorBidi"/>
        </w:rPr>
      </w:pPr>
      <w:r>
        <w:rPr>
          <w:noProof/>
        </w:rPr>
        <w:lastRenderedPageBreak/>
        <w:drawing>
          <wp:inline distT="0" distB="0" distL="0" distR="0" wp14:anchorId="2A07EC49" wp14:editId="1404B953">
            <wp:extent cx="5131993" cy="7617125"/>
            <wp:effectExtent l="0" t="0" r="0" b="3175"/>
            <wp:docPr id="280957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7732" name=""/>
                    <pic:cNvPicPr/>
                  </pic:nvPicPr>
                  <pic:blipFill>
                    <a:blip r:embed="rId31"/>
                    <a:stretch>
                      <a:fillRect/>
                    </a:stretch>
                  </pic:blipFill>
                  <pic:spPr>
                    <a:xfrm>
                      <a:off x="0" y="0"/>
                      <a:ext cx="5140279" cy="7629423"/>
                    </a:xfrm>
                    <a:prstGeom prst="rect">
                      <a:avLst/>
                    </a:prstGeom>
                  </pic:spPr>
                </pic:pic>
              </a:graphicData>
            </a:graphic>
          </wp:inline>
        </w:drawing>
      </w:r>
    </w:p>
    <w:p w14:paraId="4FBAA515" w14:textId="77777777" w:rsidR="00B77F9B" w:rsidRDefault="00B77F9B" w:rsidP="00B77F9B">
      <w:pPr>
        <w:pStyle w:val="Ttulo3"/>
        <w:rPr>
          <w:rFonts w:ascii="Times New Roman" w:eastAsia="Times New Roman" w:hAnsi="Times New Roman" w:cs="Times New Roman"/>
        </w:rPr>
      </w:pPr>
      <w:bookmarkStart w:id="21" w:name="_Toc241023252"/>
      <w:r>
        <w:rPr>
          <w:rFonts w:ascii="Times New Roman" w:eastAsia="Times New Roman" w:hAnsi="Times New Roman" w:cs="Times New Roman"/>
        </w:rPr>
        <w:lastRenderedPageBreak/>
        <w:t>C. Modelo conceptual</w:t>
      </w:r>
      <w:bookmarkEnd w:id="21"/>
    </w:p>
    <w:p w14:paraId="465BFCC2" w14:textId="261E04A9" w:rsidR="00B77F9B" w:rsidRPr="00097640" w:rsidRDefault="002D5A98" w:rsidP="00B77F9B">
      <w:pPr>
        <w:rPr>
          <w:rFonts w:cstheme="minorBidi"/>
        </w:rPr>
      </w:pPr>
      <w:r>
        <w:rPr>
          <w:noProof/>
        </w:rPr>
        <w:drawing>
          <wp:inline distT="0" distB="0" distL="0" distR="0" wp14:anchorId="68A59E4F" wp14:editId="1B3C2CE2">
            <wp:extent cx="5400040" cy="3676015"/>
            <wp:effectExtent l="0" t="0" r="0" b="635"/>
            <wp:docPr id="160450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5646" name=""/>
                    <pic:cNvPicPr/>
                  </pic:nvPicPr>
                  <pic:blipFill>
                    <a:blip r:embed="rId32"/>
                    <a:stretch>
                      <a:fillRect/>
                    </a:stretch>
                  </pic:blipFill>
                  <pic:spPr>
                    <a:xfrm>
                      <a:off x="0" y="0"/>
                      <a:ext cx="5400040" cy="3676015"/>
                    </a:xfrm>
                    <a:prstGeom prst="rect">
                      <a:avLst/>
                    </a:prstGeom>
                  </pic:spPr>
                </pic:pic>
              </a:graphicData>
            </a:graphic>
          </wp:inline>
        </w:drawing>
      </w:r>
    </w:p>
    <w:p w14:paraId="51FC680E" w14:textId="77777777" w:rsidR="00B77F9B" w:rsidRDefault="00B77F9B" w:rsidP="00B77F9B">
      <w:pPr>
        <w:pStyle w:val="Ttulo3"/>
        <w:rPr>
          <w:rFonts w:ascii="Times New Roman" w:eastAsia="Times New Roman" w:hAnsi="Times New Roman" w:cs="Times New Roman"/>
        </w:rPr>
      </w:pPr>
      <w:bookmarkStart w:id="22" w:name="_Toc241023253"/>
      <w:r>
        <w:rPr>
          <w:rFonts w:ascii="Times New Roman" w:eastAsia="Times New Roman" w:hAnsi="Times New Roman" w:cs="Times New Roman"/>
        </w:rPr>
        <w:lastRenderedPageBreak/>
        <w:t>D. Especificación de casos de uso principales</w:t>
      </w:r>
      <w:bookmarkEnd w:id="22"/>
    </w:p>
    <w:p w14:paraId="5B30C929" w14:textId="012319D5" w:rsidR="00B77F9B" w:rsidRDefault="002D5A98" w:rsidP="00F94C16">
      <w:pPr>
        <w:pStyle w:val="Ttulo4"/>
      </w:pPr>
      <w:r>
        <w:t>CASOS DE USOS.</w:t>
      </w:r>
    </w:p>
    <w:p w14:paraId="61E7A842" w14:textId="066BCA1A" w:rsidR="002D5A98" w:rsidRDefault="002D5A98" w:rsidP="00B77F9B">
      <w:pPr>
        <w:rPr>
          <w:rFonts w:cstheme="minorBidi"/>
        </w:rPr>
      </w:pPr>
      <w:r>
        <w:rPr>
          <w:noProof/>
        </w:rPr>
        <w:drawing>
          <wp:inline distT="0" distB="0" distL="0" distR="0" wp14:anchorId="7034FC44" wp14:editId="45DFC489">
            <wp:extent cx="5400040" cy="4642485"/>
            <wp:effectExtent l="0" t="0" r="0" b="5715"/>
            <wp:docPr id="1613432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32431" name=""/>
                    <pic:cNvPicPr/>
                  </pic:nvPicPr>
                  <pic:blipFill>
                    <a:blip r:embed="rId33"/>
                    <a:stretch>
                      <a:fillRect/>
                    </a:stretch>
                  </pic:blipFill>
                  <pic:spPr>
                    <a:xfrm>
                      <a:off x="0" y="0"/>
                      <a:ext cx="5400040" cy="4642485"/>
                    </a:xfrm>
                    <a:prstGeom prst="rect">
                      <a:avLst/>
                    </a:prstGeom>
                  </pic:spPr>
                </pic:pic>
              </a:graphicData>
            </a:graphic>
          </wp:inline>
        </w:drawing>
      </w:r>
    </w:p>
    <w:p w14:paraId="3AC5E523" w14:textId="71BEE86A" w:rsidR="00F94C16" w:rsidRDefault="00F94C16" w:rsidP="00F94C16">
      <w:pPr>
        <w:pStyle w:val="Ttulo4"/>
        <w:rPr>
          <w:rFonts w:cstheme="minorBidi"/>
        </w:rPr>
      </w:pPr>
      <w:r>
        <w:rPr>
          <w:rFonts w:cstheme="minorBidi"/>
          <w:lang w:val="es-ES"/>
        </w:rPr>
        <w:t>CU016 - Generar Orden de Compra</w:t>
      </w:r>
      <w:r>
        <w:rPr>
          <w:rFonts w:cstheme="minorBidi"/>
        </w:rPr>
        <w:t>.</w:t>
      </w:r>
    </w:p>
    <w:p w14:paraId="6AD2CCDD" w14:textId="77777777" w:rsidR="00DD3ACB" w:rsidRPr="00DD3ACB" w:rsidRDefault="00DD3ACB" w:rsidP="00DD3ACB"/>
    <w:tbl>
      <w:tblPr>
        <w:tblStyle w:val="Tablaconcuadrcula"/>
        <w:tblW w:w="0" w:type="auto"/>
        <w:tblLook w:val="04A0" w:firstRow="1" w:lastRow="0" w:firstColumn="1" w:lastColumn="0" w:noHBand="0" w:noVBand="1"/>
      </w:tblPr>
      <w:tblGrid>
        <w:gridCol w:w="8494"/>
      </w:tblGrid>
      <w:tr w:rsidR="00F94C16" w:rsidRPr="00F94C16" w14:paraId="16238A4E" w14:textId="77777777">
        <w:tc>
          <w:tcPr>
            <w:tcW w:w="8494" w:type="dxa"/>
          </w:tcPr>
          <w:p w14:paraId="122E529A" w14:textId="77777777" w:rsidR="00F94C16" w:rsidRPr="00F94C16" w:rsidRDefault="00F94C16" w:rsidP="00D35D14">
            <w:pPr>
              <w:rPr>
                <w:rFonts w:cstheme="minorBidi"/>
                <w:lang w:val="es-ES"/>
              </w:rPr>
            </w:pPr>
            <w:r>
              <w:rPr>
                <w:rFonts w:cstheme="minorBidi"/>
                <w:b/>
                <w:bCs/>
                <w:lang w:val="es-ES"/>
              </w:rPr>
              <w:t>ID Y NOMBRE:</w:t>
            </w:r>
            <w:r>
              <w:rPr>
                <w:rFonts w:cstheme="minorBidi"/>
                <w:lang w:val="es-ES"/>
              </w:rPr>
              <w:t xml:space="preserve"> CU016 - Generar Orden de Compra</w:t>
            </w:r>
          </w:p>
        </w:tc>
      </w:tr>
      <w:tr w:rsidR="00F94C16" w:rsidRPr="00F94C16" w14:paraId="29912B0F" w14:textId="77777777">
        <w:tc>
          <w:tcPr>
            <w:tcW w:w="8494" w:type="dxa"/>
          </w:tcPr>
          <w:p w14:paraId="6C7D9A31" w14:textId="77777777" w:rsidR="00F94C16" w:rsidRPr="00F94C16" w:rsidRDefault="00F94C16" w:rsidP="00D35D14">
            <w:pPr>
              <w:rPr>
                <w:rFonts w:cstheme="minorBidi"/>
                <w:lang w:val="es-ES"/>
              </w:rPr>
            </w:pPr>
            <w:r>
              <w:rPr>
                <w:rFonts w:cstheme="minorBidi"/>
                <w:b/>
                <w:bCs/>
                <w:lang w:val="es-ES"/>
              </w:rPr>
              <w:t>ESTADO:</w:t>
            </w:r>
            <w:r>
              <w:rPr>
                <w:rFonts w:cstheme="minorBidi"/>
                <w:lang w:val="es-ES"/>
              </w:rPr>
              <w:t xml:space="preserve"> En proceso</w:t>
            </w:r>
          </w:p>
        </w:tc>
      </w:tr>
      <w:tr w:rsidR="00F94C16" w:rsidRPr="00F94C16" w14:paraId="10B64F8F" w14:textId="77777777">
        <w:tc>
          <w:tcPr>
            <w:tcW w:w="8494" w:type="dxa"/>
          </w:tcPr>
          <w:p w14:paraId="412DAF99" w14:textId="77777777" w:rsidR="00F94C16" w:rsidRPr="00F94C16" w:rsidRDefault="00F94C16" w:rsidP="00D35D14">
            <w:pPr>
              <w:rPr>
                <w:rFonts w:cstheme="minorBidi"/>
                <w:lang w:val="es-ES"/>
              </w:rPr>
            </w:pPr>
            <w:r>
              <w:rPr>
                <w:rFonts w:cstheme="minorBidi"/>
                <w:b/>
                <w:bCs/>
                <w:lang w:val="es-ES"/>
              </w:rPr>
              <w:t>DESCRIPCIÓN:</w:t>
            </w:r>
            <w:r>
              <w:rPr>
                <w:rFonts w:cstheme="minorBidi"/>
                <w:lang w:val="es-ES"/>
              </w:rPr>
              <w:t xml:space="preserve"> El caso de uso permite al Encargado de Stock generar una orden de compra para un proveedor a partir de los insumos con stock bajo, indicando las cantidades en unidades de compra, y presentarla a aprobación del Dueño.</w:t>
            </w:r>
          </w:p>
        </w:tc>
      </w:tr>
      <w:tr w:rsidR="00F94C16" w:rsidRPr="00F94C16" w14:paraId="32754D87" w14:textId="77777777">
        <w:tc>
          <w:tcPr>
            <w:tcW w:w="8494" w:type="dxa"/>
          </w:tcPr>
          <w:p w14:paraId="3D16E5A9" w14:textId="77777777" w:rsidR="00F94C16" w:rsidRPr="00F94C16" w:rsidRDefault="00F94C16" w:rsidP="00D35D14">
            <w:pPr>
              <w:rPr>
                <w:rFonts w:cstheme="minorBidi"/>
                <w:lang w:val="es-ES"/>
              </w:rPr>
            </w:pPr>
            <w:r>
              <w:rPr>
                <w:rFonts w:cstheme="minorBidi"/>
                <w:b/>
                <w:bCs/>
                <w:lang w:val="es-ES"/>
              </w:rPr>
              <w:t>ACTOR PRINCIPAL:</w:t>
            </w:r>
            <w:r>
              <w:rPr>
                <w:rFonts w:cstheme="minorBidi"/>
                <w:lang w:val="es-ES"/>
              </w:rPr>
              <w:t xml:space="preserve"> Encargado de Stock</w:t>
            </w:r>
          </w:p>
        </w:tc>
      </w:tr>
      <w:tr w:rsidR="00F94C16" w:rsidRPr="00F94C16" w14:paraId="05FB985F" w14:textId="77777777">
        <w:tc>
          <w:tcPr>
            <w:tcW w:w="8494" w:type="dxa"/>
          </w:tcPr>
          <w:p w14:paraId="592BF24F" w14:textId="77777777" w:rsidR="00F94C16" w:rsidRPr="00F94C16" w:rsidRDefault="00F94C16" w:rsidP="00D35D14">
            <w:pPr>
              <w:rPr>
                <w:rFonts w:cstheme="minorBidi"/>
                <w:lang w:val="es-ES"/>
              </w:rPr>
            </w:pPr>
            <w:r>
              <w:rPr>
                <w:rFonts w:cstheme="minorBidi"/>
                <w:b/>
                <w:bCs/>
                <w:lang w:val="es-ES"/>
              </w:rPr>
              <w:t>ACTORES SECUNDARIOS:</w:t>
            </w:r>
            <w:r>
              <w:rPr>
                <w:rFonts w:cstheme="minorBidi"/>
                <w:lang w:val="es-ES"/>
              </w:rPr>
              <w:t xml:space="preserve"> No tiene.</w:t>
            </w:r>
          </w:p>
        </w:tc>
      </w:tr>
      <w:tr w:rsidR="00F94C16" w:rsidRPr="00F94C16" w14:paraId="4A74C665" w14:textId="77777777">
        <w:tc>
          <w:tcPr>
            <w:tcW w:w="8494" w:type="dxa"/>
          </w:tcPr>
          <w:p w14:paraId="2011158F" w14:textId="77777777" w:rsidR="00F94C16" w:rsidRPr="00F94C16" w:rsidRDefault="00F94C16" w:rsidP="00D35D14">
            <w:pPr>
              <w:rPr>
                <w:rFonts w:cstheme="minorBidi"/>
                <w:lang w:val="es-ES"/>
              </w:rPr>
            </w:pPr>
            <w:r>
              <w:rPr>
                <w:rFonts w:cstheme="minorBidi"/>
                <w:b/>
                <w:bCs/>
                <w:lang w:val="es-ES"/>
              </w:rPr>
              <w:lastRenderedPageBreak/>
              <w:t>PRECONDICIONES:</w:t>
            </w:r>
            <w:r>
              <w:rPr>
                <w:rFonts w:cstheme="minorBidi"/>
                <w:lang w:val="es-ES"/>
              </w:rPr>
              <w:t xml:space="preserve"> El Encargado de Stock está autenticado en el sistema. Existen insumos cargados con su unidad de compra y equivalencia.</w:t>
            </w:r>
          </w:p>
        </w:tc>
      </w:tr>
      <w:tr w:rsidR="00F94C16" w:rsidRPr="00F94C16" w14:paraId="03F299AA" w14:textId="77777777">
        <w:tc>
          <w:tcPr>
            <w:tcW w:w="8494" w:type="dxa"/>
          </w:tcPr>
          <w:p w14:paraId="7CEBFA69" w14:textId="77777777" w:rsidR="00F94C16" w:rsidRPr="00F94C16" w:rsidRDefault="00F94C16" w:rsidP="00D35D14">
            <w:pPr>
              <w:rPr>
                <w:rFonts w:cstheme="minorBidi"/>
                <w:lang w:val="es-ES"/>
              </w:rPr>
            </w:pPr>
            <w:r>
              <w:rPr>
                <w:rFonts w:cstheme="minorBidi"/>
                <w:b/>
                <w:bCs/>
                <w:lang w:val="es-ES"/>
              </w:rPr>
              <w:t>PUNTOS DE EXTENSIÓN:</w:t>
            </w:r>
            <w:r>
              <w:rPr>
                <w:rFonts w:cstheme="minorBidi"/>
                <w:lang w:val="es-ES"/>
              </w:rPr>
              <w:t xml:space="preserve"> CU022 - Insertar Proveedor.</w:t>
            </w:r>
          </w:p>
        </w:tc>
      </w:tr>
      <w:tr w:rsidR="00F94C16" w:rsidRPr="00F94C16" w14:paraId="7F533AFB" w14:textId="77777777">
        <w:tc>
          <w:tcPr>
            <w:tcW w:w="8494" w:type="dxa"/>
          </w:tcPr>
          <w:p w14:paraId="0CFDCAA1" w14:textId="77777777" w:rsidR="00F94C16" w:rsidRPr="00F94C16" w:rsidRDefault="00F94C16" w:rsidP="00D35D14">
            <w:pPr>
              <w:rPr>
                <w:rFonts w:cstheme="minorBidi"/>
                <w:lang w:val="es-ES"/>
              </w:rPr>
            </w:pPr>
            <w:r>
              <w:rPr>
                <w:rFonts w:cstheme="minorBidi"/>
                <w:b/>
                <w:bCs/>
                <w:lang w:val="es-ES"/>
              </w:rPr>
              <w:t>CONDICIÓN:</w:t>
            </w:r>
            <w:r>
              <w:rPr>
                <w:rFonts w:cstheme="minorBidi"/>
                <w:lang w:val="es-ES"/>
              </w:rPr>
              <w:t xml:space="preserve"> La orden debe incluir al menos un insumo con cantidad mayor a cero.</w:t>
            </w:r>
          </w:p>
        </w:tc>
      </w:tr>
      <w:tr w:rsidR="00F94C16" w:rsidRPr="00F94C16" w14:paraId="2FB7FD8F" w14:textId="77777777" w:rsidTr="00A41FF1">
        <w:trPr>
          <w:trHeight w:val="3914"/>
        </w:trPr>
        <w:tc>
          <w:tcPr>
            <w:tcW w:w="8494" w:type="dxa"/>
          </w:tcPr>
          <w:p w14:paraId="10E2ECBC" w14:textId="77777777" w:rsidR="00F94C16" w:rsidRPr="00F94C16" w:rsidRDefault="00F94C16" w:rsidP="00D35D14">
            <w:pPr>
              <w:rPr>
                <w:rFonts w:cstheme="minorBidi"/>
                <w:lang w:val="es-ES"/>
              </w:rPr>
            </w:pPr>
            <w:r>
              <w:rPr>
                <w:rFonts w:cstheme="minorBidi"/>
                <w:b/>
                <w:bCs/>
                <w:lang w:val="es-ES"/>
              </w:rPr>
              <w:t>ESCENARIO PRINCIPAL:</w:t>
            </w:r>
          </w:p>
          <w:p w14:paraId="240F7C5F" w14:textId="77777777" w:rsidR="00B77EB6" w:rsidRPr="00B77EB6" w:rsidRDefault="00B77EB6">
            <w:pPr>
              <w:numPr>
                <w:ilvl w:val="0"/>
                <w:numId w:val="24"/>
              </w:numPr>
              <w:rPr>
                <w:rFonts w:cstheme="minorBidi"/>
                <w:lang w:val="es-ES"/>
              </w:rPr>
            </w:pPr>
            <w:r>
              <w:rPr>
                <w:rFonts w:cstheme="minorBidi"/>
                <w:lang w:val="es-ES"/>
              </w:rPr>
              <w:t>El Encargado de Stock ingresa a la generación de órdenes de compra.</w:t>
            </w:r>
          </w:p>
          <w:p w14:paraId="01230D86" w14:textId="77777777" w:rsidR="00B77EB6" w:rsidRPr="00B77EB6" w:rsidRDefault="00B77EB6">
            <w:pPr>
              <w:numPr>
                <w:ilvl w:val="0"/>
                <w:numId w:val="24"/>
              </w:numPr>
              <w:rPr>
                <w:rFonts w:cstheme="minorBidi"/>
                <w:lang w:val="es-ES"/>
              </w:rPr>
            </w:pPr>
            <w:r>
              <w:rPr>
                <w:rFonts w:cstheme="minorBidi"/>
                <w:lang w:val="es-ES"/>
              </w:rPr>
              <w:t xml:space="preserve">El sistema muestra los insumos con aviso de stock bajo </w:t>
            </w:r>
            <w:del w:id="1420" w:author="Claude" w:date="2026-10-05T00:00:00Z">
              <w:r>
                <w:rPr>
                  <w:rFonts w:cstheme="minorBidi"/>
                  <w:lang w:val="es-ES"/>
                </w:rPr>
                <w:delText xml:space="preserve">pendiente</w:delText>
              </w:r>
            </w:del>
            <w:ins w:id="1421" w:author="Claude" w:date="2026-10-05T00:00:00Z">
              <w:r>
                <w:rPr>
                  <w:rFonts w:cstheme="minorBidi"/>
                  <w:lang w:val="es-ES"/>
                </w:rPr>
                <w:t xml:space="preserve">en estado "Pendiente"</w:t>
              </w:r>
            </w:ins>
            <w:r>
              <w:rPr>
                <w:rFonts w:cstheme="minorBidi"/>
                <w:lang w:val="es-ES"/>
              </w:rPr>
              <w:t xml:space="preserve">, con su volumen o peso disponible y su umbral de reposición.</w:t>
            </w:r>
            <w:ins w:id="1422" w:author="Claude" w:date="2026-10-05T00:00:00Z">
              <w:r>
                <w:rPr>
                  <w:rFonts w:cstheme="minorBidi"/>
                  <w:lang w:val="es-ES"/>
                </w:rPr>
                <w:t xml:space="preserve"> Un insumo cuyo aviso ya está "En compra" en otra orden no se vuelve a mostrar.</w:t>
              </w:r>
            </w:ins>
          </w:p>
          <w:p w14:paraId="38CA8C52" w14:textId="77777777" w:rsidR="00B77EB6" w:rsidRPr="00B77EB6" w:rsidRDefault="00B77EB6">
            <w:pPr>
              <w:numPr>
                <w:ilvl w:val="0"/>
                <w:numId w:val="24"/>
              </w:numPr>
              <w:rPr>
                <w:rFonts w:cstheme="minorBidi"/>
                <w:lang w:val="es-ES"/>
              </w:rPr>
            </w:pPr>
            <w:r>
              <w:rPr>
                <w:rFonts w:cstheme="minorBidi"/>
                <w:lang w:val="es-ES"/>
              </w:rPr>
              <w:t xml:space="preserve">El Encargado de Stock selecciona el proveedor y</w:t>
            </w:r>
            <w:ins w:id="1423" w:author="Claude" w:date="2026-10-05T00:00:00Z">
              <w:r>
                <w:rPr>
                  <w:rFonts w:cstheme="minorBidi"/>
                  <w:lang w:val="es-ES"/>
                </w:rPr>
                <w:t xml:space="preserve">, entre los insumos activos que ese proveedor ofrece (con los de aviso pendiente ya marcados),</w:t>
              </w:r>
            </w:ins>
            <w:r>
              <w:rPr>
                <w:rFonts w:cstheme="minorBidi"/>
                <w:lang w:val="es-ES"/>
              </w:rPr>
              <w:t xml:space="preserve"> los insumos a reponer.</w:t>
            </w:r>
          </w:p>
          <w:p w14:paraId="4D75F9EF" w14:textId="77777777" w:rsidR="00B77EB6" w:rsidRPr="00B77EB6" w:rsidRDefault="00B77EB6">
            <w:pPr>
              <w:numPr>
                <w:ilvl w:val="0"/>
                <w:numId w:val="24"/>
              </w:numPr>
              <w:rPr>
                <w:rFonts w:cstheme="minorBidi"/>
                <w:lang w:val="es-ES"/>
              </w:rPr>
            </w:pPr>
            <w:r>
              <w:rPr>
                <w:rFonts w:cstheme="minorBidi"/>
                <w:lang w:val="es-ES"/>
              </w:rPr>
              <w:t>El sistema muestra la unidad de compra de cada insumo seleccionado y su equivalencia en volumen o peso.</w:t>
            </w:r>
          </w:p>
          <w:p w14:paraId="42022A74" w14:textId="77777777" w:rsidR="00B77EB6" w:rsidRPr="00B77EB6" w:rsidRDefault="00B77EB6">
            <w:pPr>
              <w:numPr>
                <w:ilvl w:val="0"/>
                <w:numId w:val="24"/>
              </w:numPr>
              <w:rPr>
                <w:rFonts w:cstheme="minorBidi"/>
                <w:lang w:val="es-ES"/>
              </w:rPr>
            </w:pPr>
            <w:r>
              <w:rPr>
                <w:rFonts w:cstheme="minorBidi"/>
                <w:lang w:val="es-ES"/>
              </w:rPr>
              <w:t>El Encargado de Stock indica la cantidad a pedir de cada insumo en unidades de compra y confirma.</w:t>
            </w:r>
          </w:p>
          <w:p w14:paraId="370AADBD" w14:textId="68237BCE" w:rsidR="00F94C16" w:rsidRPr="00F94C16" w:rsidRDefault="00B77EB6">
            <w:pPr>
              <w:numPr>
                <w:ilvl w:val="0"/>
                <w:numId w:val="24"/>
              </w:numPr>
              <w:rPr>
                <w:rFonts w:cstheme="minorBidi"/>
                <w:lang w:val="es-ES"/>
              </w:rPr>
            </w:pPr>
            <w:r>
              <w:rPr>
                <w:rFonts w:cstheme="minorBidi"/>
                <w:lang w:val="es-ES"/>
              </w:rPr>
              <w:t xml:space="preserve">El sistema valida la orden</w:t>
            </w:r>
            <w:ins w:id="1424" w:author="Claude" w:date="2026-10-05T00:00:00Z">
              <w:r>
                <w:rPr>
                  <w:rFonts w:cstheme="minorBidi"/>
                  <w:lang w:val="es-ES"/>
                </w:rPr>
                <w:t xml:space="preserve"> y, en una sola transacción</w:t>
              </w:r>
            </w:ins>
            <w:r>
              <w:rPr>
                <w:rFonts w:cstheme="minorBidi"/>
                <w:lang w:val="es-ES"/>
              </w:rPr>
              <w:t xml:space="preserve">, la registra en estado "Pendiente de aprobación"</w:t>
            </w:r>
            <w:del w:id="1425" w:author="Claude" w:date="2026-10-05T00:00:00Z">
              <w:r>
                <w:rPr>
                  <w:rFonts w:cstheme="minorBidi"/>
                  <w:lang w:val="es-ES"/>
                </w:rPr>
                <w:delText xml:space="preserve">,</w:delText>
              </w:r>
            </w:del>
            <w:ins w:id="1426" w:author="Claude" w:date="2026-10-05T00:00:00Z">
              <w:r>
                <w:rPr>
                  <w:rFonts w:cstheme="minorBidi"/>
                  <w:lang w:val="es-ES"/>
                </w:rPr>
                <w:t xml:space="preserve"> y</w:t>
              </w:r>
            </w:ins>
            <w:r>
              <w:rPr>
                <w:rFonts w:cstheme="minorBidi"/>
                <w:lang w:val="es-ES"/>
              </w:rPr>
              <w:t xml:space="preserve"> la asocia a los avisos de stock bajo atendidos</w:t>
            </w:r>
            <w:del w:id="1427" w:author="Claude" w:date="2026-10-05T00:00:00Z">
              <w:r>
                <w:rPr>
                  <w:rFonts w:cstheme="minorBidi"/>
                  <w:lang w:val="es-ES"/>
                </w:rPr>
                <w:delText xml:space="preserve"> y muestra</w:delText>
              </w:r>
            </w:del>
            <w:ins w:id="1428" w:author="Claude" w:date="2026-10-05T00:00:00Z">
              <w:r>
                <w:rPr>
                  <w:rFonts w:cstheme="minorBidi"/>
                  <w:lang w:val="es-ES"/>
                </w:rPr>
                <w:t xml:space="preserve">, que pasan a "En compra". Muestra</w:t>
              </w:r>
            </w:ins>
            <w:r>
              <w:rPr>
                <w:rFonts w:cstheme="minorBidi"/>
                <w:lang w:val="es-ES"/>
              </w:rPr>
              <w:t xml:space="preserve"> en pantalla "La orden de compra fue generada y enviada a aprobación</w:t>
            </w:r>
            <w:ins w:id="1429" w:author="Claude" w:date="2026-10-05T00:00:00Z">
              <w:r>
                <w:rPr>
                  <w:rFonts w:cstheme="minorBidi"/>
                  <w:lang w:val="es-ES"/>
                </w:rPr>
                <w:t xml:space="preserve"> (N° {n})</w:t>
              </w:r>
            </w:ins>
            <w:r>
              <w:rPr>
                <w:rFonts w:cstheme="minorBidi"/>
                <w:lang w:val="es-ES"/>
              </w:rPr>
              <w:t xml:space="preserve">".</w:t>
            </w:r>
          </w:p>
        </w:tc>
      </w:tr>
      <w:tr w:rsidR="00F94C16" w:rsidRPr="00F94C16" w14:paraId="6696D6A0" w14:textId="77777777">
        <w:tc>
          <w:tcPr>
            <w:tcW w:w="8494" w:type="dxa"/>
          </w:tcPr>
          <w:p w14:paraId="159D2690" w14:textId="77777777" w:rsidR="00B77EB6" w:rsidRPr="00B77EB6" w:rsidRDefault="00F94C16" w:rsidP="00B77EB6">
            <w:pPr>
              <w:rPr>
                <w:rFonts w:cstheme="minorBidi"/>
                <w:b/>
                <w:bCs/>
                <w:lang w:val="es-ES"/>
              </w:rPr>
            </w:pPr>
            <w:r>
              <w:rPr>
                <w:rFonts w:cstheme="minorBidi"/>
                <w:b/>
                <w:bCs/>
                <w:lang w:val="es-ES"/>
              </w:rPr>
              <w:t>FLUJOS ALTERNATIVOS:</w:t>
            </w:r>
            <w:r>
              <w:rPr>
                <w:rFonts w:cstheme="minorBidi"/>
                <w:lang w:val="es-ES"/>
              </w:rPr>
              <w:br/>
            </w:r>
            <w:r>
              <w:rPr>
                <w:rFonts w:cstheme="minorBidi"/>
                <w:b/>
                <w:bCs/>
                <w:lang w:val="es-ES"/>
              </w:rPr>
              <w:t>FA1 - Sin avisos pendientes</w:t>
            </w:r>
          </w:p>
          <w:p w14:paraId="48DD0F58" w14:textId="77777777" w:rsidR="00B77EB6" w:rsidRPr="00B77EB6" w:rsidRDefault="00B77EB6" w:rsidP="00B77EB6">
            <w:pPr>
              <w:rPr>
                <w:rFonts w:cstheme="minorBidi"/>
                <w:lang w:val="es-ES"/>
              </w:rPr>
            </w:pPr>
            <w:r>
              <w:rPr>
                <w:rFonts w:cstheme="minorBidi"/>
                <w:lang w:val="es-ES"/>
              </w:rPr>
              <w:t>2.1 El sistema detecta que no hay avisos de stock bajo pendientes.</w:t>
            </w:r>
          </w:p>
          <w:p w14:paraId="63A2832D" w14:textId="77777777" w:rsidR="00B77EB6" w:rsidRPr="00B77EB6" w:rsidRDefault="00B77EB6" w:rsidP="00B77EB6">
            <w:pPr>
              <w:rPr>
                <w:rFonts w:cstheme="minorBidi"/>
                <w:lang w:val="es-ES"/>
              </w:rPr>
            </w:pPr>
            <w:r>
              <w:rPr>
                <w:rFonts w:cstheme="minorBidi"/>
                <w:lang w:val="es-ES"/>
              </w:rPr>
              <w:t xml:space="preserve">2.2 El sistema informa "No hay avisos pendientes" y muestra el listado completo de insumos</w:t>
            </w:r>
            <w:ins w:id="1430" w:author="Claude" w:date="2026-10-05T00:00:00Z">
              <w:r>
                <w:rPr>
                  <w:rFonts w:cstheme="minorBidi"/>
                  <w:lang w:val="es-ES"/>
                </w:rPr>
                <w:t xml:space="preserve"> activos</w:t>
              </w:r>
            </w:ins>
            <w:r>
              <w:rPr>
                <w:rFonts w:cstheme="minorBidi"/>
                <w:lang w:val="es-ES"/>
              </w:rPr>
              <w:t xml:space="preserve">. Continúa en el punto 3.</w:t>
            </w:r>
          </w:p>
          <w:p w14:paraId="6C8F37E0" w14:textId="77777777" w:rsidR="00B77EB6" w:rsidRPr="00B77EB6" w:rsidRDefault="00B77EB6" w:rsidP="00B77EB6">
            <w:pPr>
              <w:rPr>
                <w:rFonts w:cstheme="minorBidi"/>
                <w:b/>
                <w:bCs/>
                <w:lang w:val="es-ES"/>
              </w:rPr>
            </w:pPr>
            <w:r>
              <w:rPr>
                <w:rFonts w:cstheme="minorBidi"/>
                <w:b/>
                <w:bCs/>
                <w:lang w:val="es-ES"/>
              </w:rPr>
              <w:t>FA2 - Proveedor no registrado</w:t>
            </w:r>
          </w:p>
          <w:p w14:paraId="4D5F871B" w14:textId="77777777" w:rsidR="00B77EB6" w:rsidRPr="00B77EB6" w:rsidRDefault="00B77EB6" w:rsidP="00B77EB6">
            <w:pPr>
              <w:rPr>
                <w:rFonts w:cstheme="minorBidi"/>
                <w:lang w:val="es-ES"/>
              </w:rPr>
            </w:pPr>
            <w:r>
              <w:rPr>
                <w:rFonts w:cstheme="minorBidi"/>
                <w:lang w:val="es-ES"/>
              </w:rPr>
              <w:t>3.1 El Encargado de Stock no encuentra el proveedor en el listado.</w:t>
            </w:r>
          </w:p>
          <w:p w14:paraId="64CF0507" w14:textId="77777777" w:rsidR="00B77EB6" w:rsidRPr="00B77EB6" w:rsidRDefault="00B77EB6" w:rsidP="00B77EB6">
            <w:pPr>
              <w:rPr>
                <w:rFonts w:cstheme="minorBidi"/>
                <w:lang w:val="es-ES"/>
              </w:rPr>
            </w:pPr>
            <w:r>
              <w:rPr>
                <w:rFonts w:cstheme="minorBidi"/>
                <w:lang w:val="es-ES"/>
              </w:rPr>
              <w:t xml:space="preserve">3.2 Se ejecuta CU022 - Insertar Proveedor</w:t>
            </w:r>
            <w:ins w:id="1431" w:author="Claude" w:date="2026-10-05T00:00:00Z">
              <w:r>
                <w:rPr>
                  <w:rFonts w:cstheme="minorBidi"/>
                  <w:lang w:val="es-ES"/>
                </w:rPr>
                <w:t xml:space="preserve"> desde el botón "Nuevo proveedor"; al volver, el proveedor nuevo queda elegido</w:t>
              </w:r>
            </w:ins>
            <w:r>
              <w:rPr>
                <w:rFonts w:cstheme="minorBidi"/>
                <w:lang w:val="es-ES"/>
              </w:rPr>
              <w:t xml:space="preserve">. Continúa en el punto 3.</w:t>
            </w:r>
          </w:p>
          <w:p w14:paraId="7500BECC" w14:textId="77777777" w:rsidR="00B77EB6" w:rsidRPr="00B77EB6" w:rsidRDefault="00B77EB6" w:rsidP="00B77EB6">
            <w:pPr>
              <w:rPr>
                <w:rFonts w:cstheme="minorBidi"/>
                <w:b/>
                <w:bCs/>
                <w:lang w:val="es-ES"/>
              </w:rPr>
            </w:pPr>
            <w:r>
              <w:rPr>
                <w:rFonts w:cstheme="minorBidi"/>
                <w:b/>
                <w:bCs/>
                <w:lang w:val="es-ES"/>
              </w:rPr>
              <w:t>FA3 - Orden inválida</w:t>
            </w:r>
          </w:p>
          <w:p w14:paraId="38A48F79" w14:textId="77777777" w:rsidR="00B77EB6" w:rsidRPr="00B77EB6" w:rsidRDefault="00B77EB6" w:rsidP="00B77EB6">
            <w:pPr>
              <w:rPr>
                <w:rFonts w:cstheme="minorBidi"/>
                <w:lang w:val="es-ES"/>
              </w:rPr>
            </w:pPr>
            <w:r>
              <w:rPr>
                <w:rFonts w:cstheme="minorBidi"/>
                <w:lang w:val="es-ES"/>
              </w:rPr>
              <w:t xml:space="preserve">6.1 El sistema detecta que la orden no tiene insumos</w:t>
            </w:r>
            <w:del w:id="1432" w:author="Claude" w:date="2026-10-05T00:00:00Z">
              <w:r>
                <w:rPr>
                  <w:rFonts w:cstheme="minorBidi"/>
                  <w:lang w:val="es-ES"/>
                </w:rPr>
                <w:delText xml:space="preserve"> o</w:delText>
              </w:r>
            </w:del>
            <w:ins w:id="1433" w:author="Claude" w:date="2026-10-05T00:00:00Z">
              <w:r>
                <w:rPr>
                  <w:rFonts w:cstheme="minorBidi"/>
                  <w:lang w:val="es-ES"/>
                </w:rPr>
                <w:t xml:space="preserve">,</w:t>
              </w:r>
            </w:ins>
            <w:r>
              <w:rPr>
                <w:rFonts w:cstheme="minorBidi"/>
                <w:lang w:val="es-ES"/>
              </w:rPr>
              <w:t xml:space="preserve"> que alguna cantidad es menor o igual a cero</w:t>
            </w:r>
            <w:ins w:id="1434" w:author="Claude" w:date="2026-10-05T00:00:00Z">
              <w:r>
                <w:rPr>
                  <w:rFonts w:cstheme="minorBidi"/>
                  <w:lang w:val="es-ES"/>
                </w:rPr>
                <w:t xml:space="preserve">, que hay insumos repetidos, que algún insumo no lo ofrece el proveedor o que el proveedor está inactivo</w:t>
              </w:r>
            </w:ins>
            <w:r>
              <w:rPr>
                <w:rFonts w:cstheme="minorBidi"/>
                <w:lang w:val="es-ES"/>
              </w:rPr>
              <w:t xml:space="preserve">.</w:t>
            </w:r>
          </w:p>
          <w:p w14:paraId="7306CA96" w14:textId="1C20D612" w:rsidR="00F94C16" w:rsidRPr="00F94C16" w:rsidRDefault="00B77EB6" w:rsidP="00B77EB6">
            <w:pPr>
              <w:rPr>
                <w:rFonts w:cstheme="minorBidi"/>
                <w:lang w:val="es-ES"/>
              </w:rPr>
            </w:pPr>
            <w:r>
              <w:rPr>
                <w:rFonts w:cstheme="minorBidi"/>
                <w:lang w:val="es-ES"/>
              </w:rPr>
              <w:t>6.2 El sistema muestra en pantalla el error correspondiente. Continúa en el punto 5.</w:t>
            </w:r>
          </w:p>
        </w:tc>
      </w:tr>
      <w:tr w:rsidR="00F94C16" w:rsidRPr="00F94C16" w14:paraId="01C37D3C" w14:textId="77777777">
        <w:tc>
          <w:tcPr>
            <w:tcW w:w="8494" w:type="dxa"/>
          </w:tcPr>
          <w:p w14:paraId="43B494F6" w14:textId="77777777" w:rsidR="00F94C16" w:rsidRPr="00F94C16" w:rsidRDefault="00F94C16" w:rsidP="00D35D14">
            <w:pPr>
              <w:rPr>
                <w:rFonts w:cstheme="minorBidi"/>
                <w:lang w:val="es-ES"/>
              </w:rPr>
            </w:pPr>
            <w:r>
              <w:rPr>
                <w:rFonts w:cstheme="minorBidi"/>
                <w:b/>
                <w:bCs/>
                <w:lang w:val="es-ES"/>
              </w:rPr>
              <w:t xml:space="preserve">POSTCONDICIONES:</w:t>
            </w:r>
            <w:r>
              <w:rPr>
                <w:rFonts w:cstheme="minorBidi"/>
                <w:lang w:val="es-ES"/>
              </w:rPr>
              <w:t xml:space="preserve"> La orden de compra queda registrada en estado "Pendiente de aprobación". Los avisos de stock bajo atendidos quedan asociados a la orden</w:t>
            </w:r>
            <w:ins w:id="1435" w:author="Claude" w:date="2026-10-05T00:00:00Z">
              <w:r>
                <w:rPr>
                  <w:rFonts w:cstheme="minorBidi"/>
                  <w:lang w:val="es-ES"/>
                </w:rPr>
                <w:t xml:space="preserve"> y en estado "En compra"</w:t>
              </w:r>
            </w:ins>
            <w:r>
              <w:rPr>
                <w:rFonts w:cstheme="minorBidi"/>
                <w:lang w:val="es-ES"/>
              </w:rPr>
              <w:t xml:space="preserve">.</w:t>
            </w:r>
          </w:p>
        </w:tc>
      </w:tr>
    </w:tbl>
    <w:p w14:paraId="38D3A794" w14:textId="77777777" w:rsidR="00F94C16" w:rsidRDefault="00F94C16" w:rsidP="00B77F9B">
      <w:pPr>
        <w:rPr>
          <w:rFonts w:cstheme="minorBidi"/>
          <w:lang w:val="es-ES"/>
        </w:rPr>
      </w:pPr>
    </w:p>
    <w:p w14:paraId="69F14B0A" w14:textId="1D92C7B9" w:rsidR="0032137D" w:rsidRDefault="0032137D" w:rsidP="0032137D">
      <w:pPr>
        <w:pStyle w:val="Ttulo4"/>
        <w:rPr>
          <w:lang w:val="es-ES"/>
        </w:rPr>
      </w:pPr>
      <w:r>
        <w:rPr>
          <w:lang w:val="es-ES"/>
        </w:rPr>
        <w:t>Diagrama de secuencias:</w:t>
      </w:r>
    </w:p>
    <w:p w14:paraId="0A23C26D" w14:textId="792110D0" w:rsidR="0032137D" w:rsidRPr="0032137D" w:rsidRDefault="0032137D" w:rsidP="0032137D">
      <w:pPr>
        <w:rPr>
          <w:lang w:val="es-ES"/>
        </w:rPr>
      </w:pPr>
    </w:p>
    <w:p w14:paraId="5904E420" w14:textId="77777777" w:rsidR="0032137D" w:rsidRDefault="0032137D" w:rsidP="00B77F9B">
      <w:pPr>
        <w:rPr>
          <w:rFonts w:cstheme="minorBidi"/>
          <w:lang w:val="es-ES"/>
        </w:rPr>
      </w:pPr>
    </w:p>
    <w:p w14:paraId="598E3201" w14:textId="0D37A7C8" w:rsidR="00F94C16" w:rsidRDefault="00F94C16" w:rsidP="00F94C16">
      <w:pPr>
        <w:pStyle w:val="Ttulo4"/>
      </w:pPr>
      <w:r>
        <w:lastRenderedPageBreak/>
        <w:t>CU017 - Aprobar Orden de Compra</w:t>
      </w:r>
    </w:p>
    <w:p w14:paraId="6E04FB63" w14:textId="77777777" w:rsidR="00DD3ACB" w:rsidRPr="00DD3ACB" w:rsidRDefault="00DD3ACB" w:rsidP="00DD3ACB"/>
    <w:tbl>
      <w:tblPr>
        <w:tblStyle w:val="Tablaconcuadrcula"/>
        <w:tblW w:w="0" w:type="auto"/>
        <w:tblLook w:val="04A0" w:firstRow="1" w:lastRow="0" w:firstColumn="1" w:lastColumn="0" w:noHBand="0" w:noVBand="1"/>
      </w:tblPr>
      <w:tblGrid>
        <w:gridCol w:w="8494"/>
      </w:tblGrid>
      <w:tr w:rsidR="00F94C16" w:rsidRPr="00F94C16" w14:paraId="41E87D05" w14:textId="77777777">
        <w:tc>
          <w:tcPr>
            <w:tcW w:w="8494" w:type="dxa"/>
          </w:tcPr>
          <w:p w14:paraId="5122DF97" w14:textId="77777777" w:rsidR="00F94C16" w:rsidRPr="00F94C16" w:rsidRDefault="00F94C16" w:rsidP="00A2502B">
            <w:pPr>
              <w:rPr>
                <w:lang w:val="es-ES"/>
              </w:rPr>
            </w:pPr>
            <w:r>
              <w:rPr>
                <w:b/>
                <w:bCs/>
                <w:lang w:val="es-ES"/>
              </w:rPr>
              <w:t>ID Y NOMBRE:</w:t>
            </w:r>
            <w:r>
              <w:rPr>
                <w:lang w:val="es-ES"/>
              </w:rPr>
              <w:t xml:space="preserve"> CU017 - Aprobar Orden de Compra</w:t>
            </w:r>
          </w:p>
        </w:tc>
      </w:tr>
      <w:tr w:rsidR="00F94C16" w:rsidRPr="00F94C16" w14:paraId="1B7FEE9E" w14:textId="77777777">
        <w:tc>
          <w:tcPr>
            <w:tcW w:w="8494" w:type="dxa"/>
          </w:tcPr>
          <w:p w14:paraId="0F110881" w14:textId="77777777" w:rsidR="00F94C16" w:rsidRPr="00F94C16" w:rsidRDefault="00F94C16" w:rsidP="00A2502B">
            <w:pPr>
              <w:rPr>
                <w:lang w:val="es-ES"/>
              </w:rPr>
            </w:pPr>
            <w:r>
              <w:rPr>
                <w:b/>
                <w:bCs/>
                <w:lang w:val="es-ES"/>
              </w:rPr>
              <w:t>ESTADO:</w:t>
            </w:r>
            <w:r>
              <w:rPr>
                <w:lang w:val="es-ES"/>
              </w:rPr>
              <w:t xml:space="preserve"> En proceso</w:t>
            </w:r>
          </w:p>
        </w:tc>
      </w:tr>
      <w:tr w:rsidR="00F94C16" w:rsidRPr="00F94C16" w14:paraId="7D4DF8B2" w14:textId="77777777">
        <w:tc>
          <w:tcPr>
            <w:tcW w:w="8494" w:type="dxa"/>
          </w:tcPr>
          <w:p w14:paraId="15F1EE41" w14:textId="77777777" w:rsidR="00F94C16" w:rsidRPr="00F94C16" w:rsidRDefault="00F94C16" w:rsidP="00A2502B">
            <w:pPr>
              <w:rPr>
                <w:lang w:val="es-ES"/>
              </w:rPr>
            </w:pPr>
            <w:r>
              <w:rPr>
                <w:b/>
                <w:bCs/>
                <w:lang w:val="es-ES"/>
              </w:rPr>
              <w:t>DESCRIPCIÓN:</w:t>
            </w:r>
            <w:r>
              <w:rPr>
                <w:lang w:val="es-ES"/>
              </w:rPr>
              <w:t xml:space="preserve"> El caso de uso permite al Dueño revisar una orden de compra pendiente y aprobarla o devolverla con observaciones al Encargado de Stock.</w:t>
            </w:r>
          </w:p>
        </w:tc>
      </w:tr>
      <w:tr w:rsidR="00F94C16" w:rsidRPr="00F94C16" w14:paraId="53672D50" w14:textId="77777777">
        <w:tc>
          <w:tcPr>
            <w:tcW w:w="8494" w:type="dxa"/>
          </w:tcPr>
          <w:p w14:paraId="334AB0A3" w14:textId="77777777" w:rsidR="00F94C16" w:rsidRPr="00F94C16" w:rsidRDefault="00F94C16" w:rsidP="00A2502B">
            <w:pPr>
              <w:rPr>
                <w:lang w:val="es-ES"/>
              </w:rPr>
            </w:pPr>
            <w:r>
              <w:rPr>
                <w:b/>
                <w:bCs/>
                <w:lang w:val="es-ES"/>
              </w:rPr>
              <w:t>ACTOR PRINCIPAL:</w:t>
            </w:r>
            <w:r>
              <w:rPr>
                <w:lang w:val="es-ES"/>
              </w:rPr>
              <w:t xml:space="preserve"> Dueño</w:t>
            </w:r>
          </w:p>
        </w:tc>
      </w:tr>
      <w:tr w:rsidR="00F94C16" w:rsidRPr="00F94C16" w14:paraId="5F345714" w14:textId="77777777">
        <w:tc>
          <w:tcPr>
            <w:tcW w:w="8494" w:type="dxa"/>
          </w:tcPr>
          <w:p w14:paraId="38423692" w14:textId="77777777" w:rsidR="00F94C16" w:rsidRPr="00F94C16" w:rsidRDefault="00F94C16" w:rsidP="00A2502B">
            <w:pPr>
              <w:rPr>
                <w:lang w:val="es-ES"/>
              </w:rPr>
            </w:pPr>
            <w:r>
              <w:rPr>
                <w:b/>
                <w:bCs/>
                <w:lang w:val="es-ES"/>
              </w:rPr>
              <w:t>ACTORES SECUNDARIOS:</w:t>
            </w:r>
            <w:r>
              <w:rPr>
                <w:lang w:val="es-ES"/>
              </w:rPr>
              <w:t xml:space="preserve"> No tiene.</w:t>
            </w:r>
          </w:p>
        </w:tc>
      </w:tr>
      <w:tr w:rsidR="00F94C16" w:rsidRPr="00F94C16" w14:paraId="19D18529" w14:textId="77777777">
        <w:tc>
          <w:tcPr>
            <w:tcW w:w="8494" w:type="dxa"/>
          </w:tcPr>
          <w:p w14:paraId="75FD8483" w14:textId="77777777" w:rsidR="00F94C16" w:rsidRPr="00F94C16" w:rsidRDefault="00F94C16" w:rsidP="00A2502B">
            <w:pPr>
              <w:rPr>
                <w:lang w:val="es-ES"/>
              </w:rPr>
            </w:pPr>
            <w:r>
              <w:rPr>
                <w:b/>
                <w:bCs/>
                <w:lang w:val="es-ES"/>
              </w:rPr>
              <w:t>PRECONDICIONES:</w:t>
            </w:r>
            <w:r>
              <w:rPr>
                <w:lang w:val="es-ES"/>
              </w:rPr>
              <w:t xml:space="preserve"> El Dueño está autenticado en el sistema. Existe al menos una orden de compra en estado "Pendiente de aprobación".</w:t>
            </w:r>
          </w:p>
        </w:tc>
      </w:tr>
      <w:tr w:rsidR="00F94C16" w:rsidRPr="00F94C16" w14:paraId="6F621467" w14:textId="77777777">
        <w:tc>
          <w:tcPr>
            <w:tcW w:w="8494" w:type="dxa"/>
          </w:tcPr>
          <w:p w14:paraId="15EE3B35" w14:textId="77777777" w:rsidR="00F94C16" w:rsidRPr="00F94C16" w:rsidRDefault="00F94C16" w:rsidP="00A2502B">
            <w:pPr>
              <w:rPr>
                <w:lang w:val="es-ES"/>
              </w:rPr>
            </w:pPr>
            <w:r>
              <w:rPr>
                <w:b/>
                <w:bCs/>
                <w:lang w:val="es-ES"/>
              </w:rPr>
              <w:t>PUNTOS DE EXTENSIÓN:</w:t>
            </w:r>
            <w:r>
              <w:rPr>
                <w:lang w:val="es-ES"/>
              </w:rPr>
              <w:t xml:space="preserve"> No tiene.</w:t>
            </w:r>
          </w:p>
        </w:tc>
      </w:tr>
      <w:tr w:rsidR="00F94C16" w:rsidRPr="00F94C16" w14:paraId="7265D2C9" w14:textId="77777777">
        <w:tc>
          <w:tcPr>
            <w:tcW w:w="8494" w:type="dxa"/>
          </w:tcPr>
          <w:p w14:paraId="20B59D72" w14:textId="77777777" w:rsidR="00F94C16" w:rsidRPr="00F94C16" w:rsidRDefault="00F94C16" w:rsidP="00A2502B">
            <w:pPr>
              <w:rPr>
                <w:lang w:val="es-ES"/>
              </w:rPr>
            </w:pPr>
            <w:r>
              <w:rPr>
                <w:b/>
                <w:bCs/>
                <w:lang w:val="es-ES"/>
              </w:rPr>
              <w:t>CONDICIÓN:</w:t>
            </w:r>
            <w:r>
              <w:rPr>
                <w:lang w:val="es-ES"/>
              </w:rPr>
              <w:t xml:space="preserve"> La orden seleccionada debe estar en estado "Pendiente de aprobación".</w:t>
            </w:r>
          </w:p>
        </w:tc>
      </w:tr>
      <w:tr w:rsidR="00F94C16" w:rsidRPr="00F94C16" w14:paraId="0C24A3BB" w14:textId="77777777" w:rsidTr="002561E3">
        <w:trPr>
          <w:trHeight w:val="2524"/>
        </w:trPr>
        <w:tc>
          <w:tcPr>
            <w:tcW w:w="8494" w:type="dxa"/>
          </w:tcPr>
          <w:p w14:paraId="4A73575C" w14:textId="77777777" w:rsidR="00F94C16" w:rsidRPr="00F94C16" w:rsidRDefault="00F94C16" w:rsidP="00A2502B">
            <w:pPr>
              <w:rPr>
                <w:lang w:val="es-ES"/>
              </w:rPr>
            </w:pPr>
            <w:r>
              <w:rPr>
                <w:b/>
                <w:bCs/>
                <w:lang w:val="es-ES"/>
              </w:rPr>
              <w:t>ESCENARIO PRINCIPAL:</w:t>
            </w:r>
          </w:p>
          <w:p w14:paraId="54D7B042" w14:textId="77777777" w:rsidR="002A1F75" w:rsidRPr="002A1F75" w:rsidRDefault="002A1F75">
            <w:pPr>
              <w:numPr>
                <w:ilvl w:val="0"/>
                <w:numId w:val="25"/>
              </w:numPr>
              <w:rPr>
                <w:lang w:val="es-ES"/>
              </w:rPr>
            </w:pPr>
            <w:r>
              <w:rPr>
                <w:lang w:val="es-ES"/>
              </w:rPr>
              <w:t>El Dueño ingresa a las órdenes de compra pendientes.</w:t>
            </w:r>
          </w:p>
          <w:p w14:paraId="7191A8F1" w14:textId="77777777" w:rsidR="002A1F75" w:rsidRPr="002A1F75" w:rsidRDefault="002A1F75">
            <w:pPr>
              <w:numPr>
                <w:ilvl w:val="0"/>
                <w:numId w:val="25"/>
              </w:numPr>
              <w:rPr>
                <w:lang w:val="es-ES"/>
              </w:rPr>
            </w:pPr>
            <w:r>
              <w:rPr>
                <w:lang w:val="es-ES"/>
              </w:rPr>
              <w:t>El sistema muestra el listado de órdenes en estado "Pendiente de aprobación".</w:t>
            </w:r>
          </w:p>
          <w:p w14:paraId="7C0B2500" w14:textId="77777777" w:rsidR="002A1F75" w:rsidRPr="002A1F75" w:rsidRDefault="002A1F75">
            <w:pPr>
              <w:numPr>
                <w:ilvl w:val="0"/>
                <w:numId w:val="25"/>
              </w:numPr>
              <w:rPr>
                <w:lang w:val="es-ES"/>
              </w:rPr>
            </w:pPr>
            <w:r>
              <w:rPr>
                <w:lang w:val="es-ES"/>
              </w:rPr>
              <w:t>El Dueño selecciona una orden.</w:t>
            </w:r>
          </w:p>
          <w:p w14:paraId="52977027" w14:textId="77777777" w:rsidR="002A1F75" w:rsidRPr="002A1F75" w:rsidRDefault="002A1F75">
            <w:pPr>
              <w:numPr>
                <w:ilvl w:val="0"/>
                <w:numId w:val="25"/>
              </w:numPr>
              <w:rPr>
                <w:lang w:val="es-ES"/>
              </w:rPr>
            </w:pPr>
            <w:r>
              <w:rPr>
                <w:lang w:val="es-ES"/>
              </w:rPr>
              <w:t>El sistema muestra el detalle de la orden: proveedor, insumos y cantidades en unidades de compra.</w:t>
            </w:r>
          </w:p>
          <w:p w14:paraId="16B66B73" w14:textId="77777777" w:rsidR="002A1F75" w:rsidRPr="002A1F75" w:rsidRDefault="002A1F75">
            <w:pPr>
              <w:numPr>
                <w:ilvl w:val="0"/>
                <w:numId w:val="25"/>
              </w:numPr>
              <w:rPr>
                <w:lang w:val="es-ES"/>
              </w:rPr>
            </w:pPr>
            <w:r>
              <w:rPr>
                <w:lang w:val="es-ES"/>
              </w:rPr>
              <w:t>El Dueño aprueba la orden.</w:t>
            </w:r>
          </w:p>
          <w:p w14:paraId="475467F3" w14:textId="6F44E81A" w:rsidR="00F94C16" w:rsidRPr="00F94C16" w:rsidRDefault="002A1F75">
            <w:pPr>
              <w:numPr>
                <w:ilvl w:val="0"/>
                <w:numId w:val="25"/>
              </w:numPr>
              <w:rPr>
                <w:lang w:val="es-ES"/>
              </w:rPr>
            </w:pPr>
            <w:r>
              <w:rPr>
                <w:lang w:val="es-ES"/>
              </w:rPr>
              <w:t>El sistema cambia el estado de la orden a "Aprobada", registra la fecha de aprobación y muestra en pantalla "La orden de compra fue aprobada".</w:t>
            </w:r>
          </w:p>
        </w:tc>
      </w:tr>
      <w:tr w:rsidR="00F94C16" w:rsidRPr="00F94C16" w14:paraId="0894B5E5" w14:textId="77777777">
        <w:tc>
          <w:tcPr>
            <w:tcW w:w="8494" w:type="dxa"/>
          </w:tcPr>
          <w:p w14:paraId="219D3B90" w14:textId="77777777" w:rsidR="002A1F75" w:rsidRDefault="00F94C16" w:rsidP="002A1F75">
            <w:pPr>
              <w:rPr>
                <w:b/>
                <w:bCs/>
              </w:rPr>
            </w:pPr>
            <w:r>
              <w:rPr>
                <w:b/>
                <w:bCs/>
                <w:lang w:val="es-ES"/>
              </w:rPr>
              <w:t>FLUJOS ALTERNATIVOS:</w:t>
            </w:r>
            <w:r>
              <w:rPr>
                <w:lang w:val="es-ES"/>
              </w:rPr>
              <w:br/>
            </w:r>
            <w:r>
              <w:rPr>
                <w:b/>
                <w:bCs/>
              </w:rPr>
              <w:t>FA1 - Sin órdenes pendientes</w:t>
            </w:r>
          </w:p>
          <w:p w14:paraId="6DA991A8" w14:textId="77777777" w:rsidR="002A1F75" w:rsidRDefault="002A1F75" w:rsidP="002A1F75">
            <w:pPr>
              <w:rPr>
                <w:b/>
                <w:bCs/>
              </w:rPr>
            </w:pPr>
            <w:r>
              <w:t>2.1 El sistema detecta que no hay órdenes pendientes de aprobación.</w:t>
              <w:br/>
              <w:t>2.2 El sistema muestra en pantalla "No hay órdenes pendientes de aprobación". Fin del caso de uso.</w:t>
              <w:br/>
            </w:r>
            <w:r>
              <w:rPr>
                <w:b/>
                <w:bCs/>
              </w:rPr>
              <w:t>FA2 - Devolución con observaciones</w:t>
            </w:r>
          </w:p>
          <w:p w14:paraId="39A873A8" w14:textId="77777777" w:rsidR="002A1F75" w:rsidRDefault="002A1F75" w:rsidP="002A1F75">
            <w:pPr>
              <w:rPr>
                <w:b/>
                <w:bCs/>
              </w:rPr>
            </w:pPr>
            <w:r>
              <w:rPr/>
              <w:t xml:space="preserve">5.1 El Dueño elige devolver la orden e ingresa sus observaciones</w:t>
            </w:r>
            <w:ins w:id="1436" w:author="Claude" w:date="2026-10-05T00:00:00Z">
              <w:r>
                <w:rPr/>
                <w:t xml:space="preserve"> (hasta 500 caracteres)</w:t>
              </w:r>
            </w:ins>
            <w:r>
              <w:rPr/>
              <w:t xml:space="preserve">.</w:t>
              <w:br/>
              <w:t xml:space="preserve">5.2 El sistema cambia el estado de la orden a "Observada", registra las observaciones y muestra en pantalla "La orden fue devuelta al Encargado de Stock". Fin del caso de uso.</w:t>
              <w:br/>
            </w:r>
            <w:r>
              <w:rPr>
                <w:b/>
                <w:bCs/>
              </w:rPr>
              <w:t xml:space="preserve">FA3 - Observaciones vacías</w:t>
            </w:r>
          </w:p>
          <w:p w14:paraId="1F61DE2A" w14:textId="192BA011" w:rsidR="00F94C16" w:rsidRPr="00F94C16" w:rsidRDefault="002A1F75" w:rsidP="002A1F75">
            <w:pPr>
              <w:rPr>
                <w:lang w:val="es-ES"/>
              </w:rPr>
            </w:pPr>
            <w:r>
              <w:rPr/>
              <w:t xml:space="preserve">5.2.1 El sistema detecta que la orden se devolvió sin observaciones.</w:t>
              <w:br/>
              <w:t xml:space="preserve">5.2.2 El sistema muestra en pantalla "Debe ingresar las observaciones". Continúa en el punto 5.1.</w:t>
            </w:r>
            <w:ins w:id="1437" w:author="Claude" w:date="2026-10-05T00:00:00Z">
              <w:r>
                <w:rPr/>
                <w:br/>
              </w:r>
            </w:ins>
            <w:ins w:id="1438" w:author="Claude" w:date="2026-10-05T00:00:00Z">
              <w:r>
                <w:rPr>
                  <w:b/>
                  <w:bCs/>
                </w:rPr>
                <w:t xml:space="preserve">FA4 - La orden cambió de estado</w:t>
              </w:r>
            </w:ins>
            <w:ins w:id="1439" w:author="Claude" w:date="2026-10-05T00:00:00Z">
              <w:r>
                <w:rPr/>
                <w:br/>
                <w:t xml:space="preserve">6.1 El sistema detecta que la orden ya no está en estado "Pendiente de aprobación" porque otro usuario la cambió.</w:t>
                <w:br/>
                <w:t xml:space="preserve">6.2 El sistema muestra en pantalla "La orden ya no está en el estado esperado; actualice el listado." Fin del caso de uso.</w:t>
              </w:r>
            </w:ins>
          </w:p>
        </w:tc>
      </w:tr>
      <w:tr w:rsidR="00F94C16" w:rsidRPr="00F94C16" w14:paraId="6BBEF2D1" w14:textId="77777777" w:rsidTr="002A1F75">
        <w:trPr>
          <w:trHeight w:val="841"/>
        </w:trPr>
        <w:tc>
          <w:tcPr>
            <w:tcW w:w="8494" w:type="dxa"/>
          </w:tcPr>
          <w:p w14:paraId="2C5C4B3B" w14:textId="09A7711E" w:rsidR="00F94C16" w:rsidRPr="00F94C16" w:rsidRDefault="00F94C16" w:rsidP="00F94C16">
            <w:pPr>
              <w:spacing w:after="160" w:line="278" w:lineRule="auto"/>
              <w:rPr>
                <w:b/>
                <w:bCs/>
                <w:u w:val="single"/>
                <w:lang w:val="es-ES"/>
              </w:rPr>
            </w:pPr>
            <w:r>
              <w:rPr>
                <w:b/>
                <w:bCs/>
                <w:lang w:val="es-ES"/>
              </w:rPr>
              <w:lastRenderedPageBreak/>
              <w:t>POSTCONDICIONES:</w:t>
            </w:r>
            <w:r>
              <w:rPr>
                <w:lang w:val="es-ES"/>
              </w:rPr>
              <w:t xml:space="preserve"> La orden queda en estado "Aprobada", lista para enviarse al proveedor, o en estado "Observada" con las observaciones del Dueño.</w:t>
            </w:r>
          </w:p>
        </w:tc>
      </w:tr>
    </w:tbl>
    <w:p w14:paraId="6B8E5AD6" w14:textId="77777777" w:rsidR="00F94C16" w:rsidRDefault="00F94C16" w:rsidP="00F94C16">
      <w:pPr>
        <w:rPr>
          <w:u w:val="single"/>
          <w:lang w:val="es-ES"/>
        </w:rPr>
      </w:pPr>
    </w:p>
    <w:p w14:paraId="589206C9" w14:textId="0E81134F" w:rsidR="0032137D" w:rsidRDefault="0032137D" w:rsidP="0032137D">
      <w:pPr>
        <w:pStyle w:val="Ttulo4"/>
        <w:rPr>
          <w:lang w:val="es-ES"/>
        </w:rPr>
      </w:pPr>
      <w:r>
        <w:rPr>
          <w:lang w:val="es-ES"/>
        </w:rPr>
        <w:t>Diagrama de secuencias</w:t>
      </w:r>
    </w:p>
    <w:p w14:paraId="7206C675" w14:textId="1BFDF808" w:rsidR="0032137D" w:rsidRPr="0032137D" w:rsidRDefault="0032137D" w:rsidP="0032137D">
      <w:pPr>
        <w:rPr>
          <w:lang w:val="es-ES"/>
        </w:rPr>
      </w:pPr>
    </w:p>
    <w:p w14:paraId="6887929B" w14:textId="63E63C81" w:rsidR="00BC5CC5" w:rsidRDefault="00BC5CC5" w:rsidP="00BC5CC5">
      <w:pPr>
        <w:pStyle w:val="Ttulo4"/>
      </w:pPr>
      <w:r>
        <w:t>CU018 - Ajustar Orden de Compra Observada</w:t>
      </w:r>
    </w:p>
    <w:p w14:paraId="35029FC4" w14:textId="77777777" w:rsidR="00DD3ACB" w:rsidRPr="00DD3ACB" w:rsidRDefault="00DD3ACB" w:rsidP="00DD3ACB"/>
    <w:tbl>
      <w:tblPr>
        <w:tblStyle w:val="Tablaconcuadrcula"/>
        <w:tblW w:w="0" w:type="auto"/>
        <w:tblLook w:val="04A0" w:firstRow="1" w:lastRow="0" w:firstColumn="1" w:lastColumn="0" w:noHBand="0" w:noVBand="1"/>
      </w:tblPr>
      <w:tblGrid>
        <w:gridCol w:w="8494"/>
      </w:tblGrid>
      <w:tr w:rsidR="00BC5CC5" w:rsidRPr="00BC5CC5" w14:paraId="1570CDF3" w14:textId="77777777">
        <w:tc>
          <w:tcPr>
            <w:tcW w:w="8494" w:type="dxa"/>
          </w:tcPr>
          <w:p w14:paraId="48A8F94D" w14:textId="77777777" w:rsidR="00BC5CC5" w:rsidRPr="00BC5CC5" w:rsidRDefault="00BC5CC5" w:rsidP="00506462">
            <w:pPr>
              <w:rPr>
                <w:lang w:val="es-ES"/>
              </w:rPr>
            </w:pPr>
            <w:r>
              <w:rPr>
                <w:b/>
                <w:bCs/>
                <w:lang w:val="es-ES"/>
              </w:rPr>
              <w:t>ID Y NOMBRE:</w:t>
            </w:r>
            <w:r>
              <w:rPr>
                <w:lang w:val="es-ES"/>
              </w:rPr>
              <w:t xml:space="preserve"> CU018 - Ajustar Orden de Compra Observada</w:t>
            </w:r>
          </w:p>
        </w:tc>
      </w:tr>
      <w:tr w:rsidR="00BC5CC5" w:rsidRPr="00BC5CC5" w14:paraId="58CE5E0A" w14:textId="77777777">
        <w:tc>
          <w:tcPr>
            <w:tcW w:w="8494" w:type="dxa"/>
          </w:tcPr>
          <w:p w14:paraId="2399A7FD" w14:textId="77777777" w:rsidR="00BC5CC5" w:rsidRPr="00BC5CC5" w:rsidRDefault="00BC5CC5" w:rsidP="00506462">
            <w:pPr>
              <w:rPr>
                <w:lang w:val="es-ES"/>
              </w:rPr>
            </w:pPr>
            <w:r>
              <w:rPr>
                <w:b/>
                <w:bCs/>
                <w:lang w:val="es-ES"/>
              </w:rPr>
              <w:t>ESTADO:</w:t>
            </w:r>
            <w:r>
              <w:rPr>
                <w:lang w:val="es-ES"/>
              </w:rPr>
              <w:t xml:space="preserve"> En proceso</w:t>
            </w:r>
          </w:p>
        </w:tc>
      </w:tr>
      <w:tr w:rsidR="00BC5CC5" w:rsidRPr="00BC5CC5" w14:paraId="49970401" w14:textId="77777777">
        <w:tc>
          <w:tcPr>
            <w:tcW w:w="8494" w:type="dxa"/>
          </w:tcPr>
          <w:p w14:paraId="7FFA8A42" w14:textId="77777777" w:rsidR="00BC5CC5" w:rsidRPr="00BC5CC5" w:rsidRDefault="00BC5CC5" w:rsidP="00506462">
            <w:pPr>
              <w:rPr>
                <w:lang w:val="es-ES"/>
              </w:rPr>
            </w:pPr>
            <w:r>
              <w:rPr>
                <w:b/>
                <w:bCs/>
                <w:lang w:val="es-ES"/>
              </w:rPr>
              <w:t>DESCRIPCIÓN:</w:t>
            </w:r>
            <w:r>
              <w:rPr>
                <w:lang w:val="es-ES"/>
              </w:rPr>
              <w:t xml:space="preserve"> El caso de uso permite al Encargado de Stock corregir una orden de compra devuelta por el Dueño según sus observaciones y presentarla nuevamente a aprobación.</w:t>
            </w:r>
          </w:p>
        </w:tc>
      </w:tr>
      <w:tr w:rsidR="00BC5CC5" w:rsidRPr="00BC5CC5" w14:paraId="21561DE8" w14:textId="77777777">
        <w:tc>
          <w:tcPr>
            <w:tcW w:w="8494" w:type="dxa"/>
          </w:tcPr>
          <w:p w14:paraId="41818849" w14:textId="77777777" w:rsidR="00BC5CC5" w:rsidRPr="00BC5CC5" w:rsidRDefault="00BC5CC5" w:rsidP="00506462">
            <w:pPr>
              <w:rPr>
                <w:lang w:val="es-ES"/>
              </w:rPr>
            </w:pPr>
            <w:r>
              <w:rPr>
                <w:b/>
                <w:bCs/>
                <w:lang w:val="es-ES"/>
              </w:rPr>
              <w:t>ACTOR PRINCIPAL:</w:t>
            </w:r>
            <w:r>
              <w:rPr>
                <w:lang w:val="es-ES"/>
              </w:rPr>
              <w:t xml:space="preserve"> Encargado de Stock</w:t>
            </w:r>
          </w:p>
        </w:tc>
      </w:tr>
      <w:tr w:rsidR="00BC5CC5" w:rsidRPr="00BC5CC5" w14:paraId="6B3D16F4" w14:textId="77777777">
        <w:tc>
          <w:tcPr>
            <w:tcW w:w="8494" w:type="dxa"/>
          </w:tcPr>
          <w:p w14:paraId="7FC60865" w14:textId="77777777" w:rsidR="00BC5CC5" w:rsidRPr="00BC5CC5" w:rsidRDefault="00BC5CC5" w:rsidP="00506462">
            <w:pPr>
              <w:rPr>
                <w:lang w:val="es-ES"/>
              </w:rPr>
            </w:pPr>
            <w:r>
              <w:rPr>
                <w:b/>
                <w:bCs/>
                <w:lang w:val="es-ES"/>
              </w:rPr>
              <w:t>ACTORES SECUNDARIOS:</w:t>
            </w:r>
            <w:r>
              <w:rPr>
                <w:lang w:val="es-ES"/>
              </w:rPr>
              <w:t xml:space="preserve"> No tiene.</w:t>
            </w:r>
          </w:p>
        </w:tc>
      </w:tr>
      <w:tr w:rsidR="00BC5CC5" w:rsidRPr="00BC5CC5" w14:paraId="0DF0C426" w14:textId="77777777">
        <w:tc>
          <w:tcPr>
            <w:tcW w:w="8494" w:type="dxa"/>
          </w:tcPr>
          <w:p w14:paraId="21A6900B" w14:textId="77777777" w:rsidR="00BC5CC5" w:rsidRPr="00BC5CC5" w:rsidRDefault="00BC5CC5" w:rsidP="00506462">
            <w:pPr>
              <w:rPr>
                <w:lang w:val="es-ES"/>
              </w:rPr>
            </w:pPr>
            <w:r>
              <w:rPr>
                <w:b/>
                <w:bCs/>
                <w:lang w:val="es-ES"/>
              </w:rPr>
              <w:t>PRECONDICIONES:</w:t>
            </w:r>
            <w:r>
              <w:rPr>
                <w:lang w:val="es-ES"/>
              </w:rPr>
              <w:t xml:space="preserve"> El Encargado de Stock está autenticado en el sistema. Existe al menos una orden de compra en estado "Observada".</w:t>
            </w:r>
          </w:p>
        </w:tc>
      </w:tr>
      <w:tr w:rsidR="00BC5CC5" w:rsidRPr="00BC5CC5" w14:paraId="1D1A32F5" w14:textId="77777777">
        <w:tc>
          <w:tcPr>
            <w:tcW w:w="8494" w:type="dxa"/>
          </w:tcPr>
          <w:p w14:paraId="68A1AA96" w14:textId="77777777" w:rsidR="00BC5CC5" w:rsidRPr="00BC5CC5" w:rsidRDefault="00BC5CC5" w:rsidP="00506462">
            <w:pPr>
              <w:rPr>
                <w:lang w:val="es-ES"/>
              </w:rPr>
            </w:pPr>
            <w:r>
              <w:rPr>
                <w:b/>
                <w:bCs/>
                <w:lang w:val="es-ES"/>
              </w:rPr>
              <w:t>PUNTOS DE EXTENSIÓN:</w:t>
            </w:r>
            <w:r>
              <w:rPr>
                <w:lang w:val="es-ES"/>
              </w:rPr>
              <w:t xml:space="preserve"> No tiene.</w:t>
            </w:r>
          </w:p>
        </w:tc>
      </w:tr>
      <w:tr w:rsidR="00BC5CC5" w:rsidRPr="00BC5CC5" w14:paraId="5149D8D8" w14:textId="77777777">
        <w:tc>
          <w:tcPr>
            <w:tcW w:w="8494" w:type="dxa"/>
          </w:tcPr>
          <w:p w14:paraId="11219B27" w14:textId="77777777" w:rsidR="00BC5CC5" w:rsidRPr="00BC5CC5" w:rsidRDefault="00BC5CC5" w:rsidP="00506462">
            <w:pPr>
              <w:rPr>
                <w:lang w:val="es-ES"/>
              </w:rPr>
            </w:pPr>
            <w:r>
              <w:rPr>
                <w:b/>
                <w:bCs/>
                <w:lang w:val="es-ES"/>
              </w:rPr>
              <w:t>CONDICIÓN:</w:t>
            </w:r>
            <w:r>
              <w:rPr>
                <w:lang w:val="es-ES"/>
              </w:rPr>
              <w:t xml:space="preserve"> La orden seleccionada debe estar en estado "Observada".</w:t>
            </w:r>
          </w:p>
        </w:tc>
      </w:tr>
      <w:tr w:rsidR="00BC5CC5" w:rsidRPr="00BC5CC5" w14:paraId="32BE1C0D" w14:textId="77777777" w:rsidTr="000067C4">
        <w:trPr>
          <w:trHeight w:val="3096"/>
        </w:trPr>
        <w:tc>
          <w:tcPr>
            <w:tcW w:w="8494" w:type="dxa"/>
          </w:tcPr>
          <w:p w14:paraId="5D10CE2C" w14:textId="77777777" w:rsidR="00BC5CC5" w:rsidRPr="00BC5CC5" w:rsidRDefault="00BC5CC5" w:rsidP="00506462">
            <w:pPr>
              <w:rPr>
                <w:lang w:val="es-ES"/>
              </w:rPr>
            </w:pPr>
            <w:r>
              <w:rPr>
                <w:b/>
                <w:bCs/>
                <w:lang w:val="es-ES"/>
              </w:rPr>
              <w:t>ESCENARIO PRINCIPAL:</w:t>
            </w:r>
          </w:p>
          <w:p w14:paraId="68C25AEE" w14:textId="77777777" w:rsidR="00BC5CC5" w:rsidRPr="00BC5CC5" w:rsidRDefault="00BC5CC5">
            <w:pPr>
              <w:numPr>
                <w:ilvl w:val="0"/>
                <w:numId w:val="26"/>
              </w:numPr>
              <w:rPr>
                <w:lang w:val="es-ES"/>
              </w:rPr>
            </w:pPr>
            <w:r>
              <w:rPr>
                <w:lang w:val="es-ES"/>
              </w:rPr>
              <w:t>El Encargado de Stock ingresa a las órdenes observadas.</w:t>
            </w:r>
          </w:p>
          <w:p w14:paraId="03273A5A" w14:textId="77777777" w:rsidR="00BC5CC5" w:rsidRPr="00BC5CC5" w:rsidRDefault="00BC5CC5">
            <w:pPr>
              <w:numPr>
                <w:ilvl w:val="0"/>
                <w:numId w:val="26"/>
              </w:numPr>
              <w:rPr>
                <w:lang w:val="es-ES"/>
              </w:rPr>
            </w:pPr>
            <w:r>
              <w:rPr>
                <w:lang w:val="es-ES"/>
              </w:rPr>
              <w:t>El sistema muestra el listado de órdenes en estado "Observada".</w:t>
            </w:r>
          </w:p>
          <w:p w14:paraId="12F632AA" w14:textId="77777777" w:rsidR="00BC5CC5" w:rsidRPr="00BC5CC5" w:rsidRDefault="00BC5CC5">
            <w:pPr>
              <w:numPr>
                <w:ilvl w:val="0"/>
                <w:numId w:val="26"/>
              </w:numPr>
              <w:rPr>
                <w:lang w:val="es-ES"/>
              </w:rPr>
            </w:pPr>
            <w:r>
              <w:rPr>
                <w:lang w:val="es-ES"/>
              </w:rPr>
              <w:t>El Encargado de Stock selecciona una orden.</w:t>
            </w:r>
          </w:p>
          <w:p w14:paraId="0A025E6F" w14:textId="77777777" w:rsidR="00BC5CC5" w:rsidRPr="00BC5CC5" w:rsidRDefault="00BC5CC5">
            <w:pPr>
              <w:numPr>
                <w:ilvl w:val="0"/>
                <w:numId w:val="26"/>
              </w:numPr>
              <w:rPr>
                <w:lang w:val="es-ES"/>
              </w:rPr>
            </w:pPr>
            <w:r>
              <w:rPr>
                <w:lang w:val="es-ES"/>
              </w:rPr>
              <w:t xml:space="preserve">El sistema muestra el detalle de la orden</w:t>
            </w:r>
            <w:del w:id="1440" w:author="Claude" w:date="2026-10-05T00:00:00Z">
              <w:r>
                <w:rPr>
                  <w:lang w:val="es-ES"/>
                </w:rPr>
                <w:delText xml:space="preserve"> junto</w:delText>
              </w:r>
            </w:del>
            <w:ins w:id="1441" w:author="Claude" w:date="2026-10-05T00:00:00Z">
              <w:r>
                <w:rPr>
                  <w:lang w:val="es-ES"/>
                </w:rPr>
                <w:t xml:space="preserve">,</w:t>
              </w:r>
            </w:ins>
            <w:r>
              <w:rPr>
                <w:lang w:val="es-ES"/>
              </w:rPr>
              <w:t xml:space="preserve"> con las observaciones del Dueño</w:t>
            </w:r>
            <w:ins w:id="1442" w:author="Claude" w:date="2026-10-05T00:00:00Z">
              <w:r>
                <w:rPr>
                  <w:lang w:val="es-ES"/>
                </w:rPr>
                <w:t xml:space="preserve"> de solo lectura y las líneas de la orden tildadas con sus cantidades sobre la lista de insumos del proveedor</w:t>
              </w:r>
            </w:ins>
            <w:r>
              <w:rPr>
                <w:lang w:val="es-ES"/>
              </w:rPr>
              <w:t xml:space="preserve">.</w:t>
            </w:r>
          </w:p>
          <w:p w14:paraId="17ED750F" w14:textId="77777777" w:rsidR="00BC5CC5" w:rsidRPr="00BC5CC5" w:rsidRDefault="00BC5CC5">
            <w:pPr>
              <w:numPr>
                <w:ilvl w:val="0"/>
                <w:numId w:val="26"/>
              </w:numPr>
              <w:rPr>
                <w:lang w:val="es-ES"/>
              </w:rPr>
            </w:pPr>
            <w:r>
              <w:rPr>
                <w:lang w:val="es-ES"/>
              </w:rPr>
              <w:t xml:space="preserve">El Encargado de Stock modifica los insumos, las cantidades o el proveedor y confirma.</w:t>
            </w:r>
            <w:ins w:id="1443" w:author="Claude" w:date="2026-10-05T00:00:00Z">
              <w:r>
                <w:rPr>
                  <w:lang w:val="es-ES"/>
                </w:rPr>
                <w:t xml:space="preserve"> Si cambia el proveedor, solo puede pedir los insumos que ofrece el nuevo.</w:t>
              </w:r>
            </w:ins>
          </w:p>
          <w:p w14:paraId="1910C0B8" w14:textId="0BB084CA" w:rsidR="00BC5CC5" w:rsidRPr="00BC5CC5" w:rsidRDefault="00BC5CC5">
            <w:pPr>
              <w:numPr>
                <w:ilvl w:val="0"/>
                <w:numId w:val="26"/>
              </w:numPr>
              <w:rPr>
                <w:lang w:val="es-ES"/>
              </w:rPr>
            </w:pPr>
            <w:r>
              <w:rPr>
                <w:lang w:val="es-ES"/>
              </w:rPr>
              <w:t xml:space="preserve">El sistema valida la orden</w:t>
            </w:r>
            <w:ins w:id="1444" w:author="Claude" w:date="2026-10-05T00:00:00Z">
              <w:r>
                <w:rPr>
                  <w:lang w:val="es-ES"/>
                </w:rPr>
                <w:t xml:space="preserve"> y, en una sola transacción</w:t>
              </w:r>
            </w:ins>
            <w:r>
              <w:rPr>
                <w:lang w:val="es-ES"/>
              </w:rPr>
              <w:t xml:space="preserve">, guarda los cambios,</w:t>
            </w:r>
            <w:ins w:id="1445" w:author="Claude" w:date="2026-10-05T00:00:00Z">
              <w:r>
                <w:rPr>
                  <w:lang w:val="es-ES"/>
                </w:rPr>
                <w:t xml:space="preserve"> libera los avisos asociados (vuelven a "Pendiente"), los reasocia ("En compra") a los insumos que siguen en la orden y</w:t>
              </w:r>
            </w:ins>
            <w:r>
              <w:rPr>
                <w:lang w:val="es-ES"/>
              </w:rPr>
              <w:t xml:space="preserve"> cambia su estado a "Pendiente de aprobación"</w:t>
            </w:r>
            <w:del w:id="1446" w:author="Claude" w:date="2026-10-05T00:00:00Z">
              <w:r>
                <w:rPr>
                  <w:lang w:val="es-ES"/>
                </w:rPr>
                <w:delText xml:space="preserve"> y muestra</w:delText>
              </w:r>
            </w:del>
            <w:ins w:id="1447" w:author="Claude" w:date="2026-10-05T00:00:00Z">
              <w:r>
                <w:rPr>
                  <w:lang w:val="es-ES"/>
                </w:rPr>
                <w:t xml:space="preserve">. Muestra</w:t>
              </w:r>
            </w:ins>
            <w:r>
              <w:rPr>
                <w:lang w:val="es-ES"/>
              </w:rPr>
              <w:t xml:space="preserve"> en pantalla "La orden fue ajustada y enviada nuevamente a aprobación".</w:t>
            </w:r>
          </w:p>
        </w:tc>
      </w:tr>
      <w:tr w:rsidR="00BC5CC5" w:rsidRPr="00BC5CC5" w14:paraId="454C331C" w14:textId="77777777">
        <w:tc>
          <w:tcPr>
            <w:tcW w:w="8494" w:type="dxa"/>
          </w:tcPr>
          <w:p w14:paraId="29849836" w14:textId="77777777" w:rsidR="00BC5CC5" w:rsidRDefault="00BC5CC5" w:rsidP="00506462">
            <w:pPr>
              <w:rPr>
                <w:b/>
                <w:bCs/>
              </w:rPr>
            </w:pPr>
            <w:r>
              <w:rPr>
                <w:b/>
                <w:bCs/>
                <w:lang w:val="es-ES"/>
              </w:rPr>
              <w:t>FLUJOS ALTERNATIVOS:</w:t>
            </w:r>
            <w:r>
              <w:rPr>
                <w:lang w:val="es-ES"/>
              </w:rPr>
              <w:br/>
            </w:r>
            <w:r>
              <w:rPr>
                <w:b/>
                <w:bCs/>
              </w:rPr>
              <w:t>FA1 - Sin órdenes observadas</w:t>
            </w:r>
          </w:p>
          <w:p w14:paraId="2776CE8C" w14:textId="77777777" w:rsidR="00BC5CC5" w:rsidRDefault="00BC5CC5" w:rsidP="00506462">
            <w:r>
              <w:t>2.1 El sistema detecta que no hay órdenes en estado "Observada".</w:t>
              <w:br/>
              <w:t>2.2 El sistema muestra en pantalla "No hay órdenes observadas". Fin del caso de uso.</w:t>
              <w:br/>
            </w:r>
            <w:r>
              <w:rPr>
                <w:b/>
                <w:bCs/>
              </w:rPr>
              <w:t>FA2 - Orden inválida</w:t>
            </w:r>
          </w:p>
          <w:p w14:paraId="1964A64A" w14:textId="719CCD24" w:rsidR="00BC5CC5" w:rsidRPr="00BC5CC5" w:rsidRDefault="00BC5CC5" w:rsidP="00506462">
            <w:r>
              <w:rPr/>
              <w:t xml:space="preserve">6.1 El sistema detecta que la orden no </w:t>
            </w:r>
            <w:del w:id="1448" w:author="Claude" w:date="2026-10-05T00:00:00Z">
              <w:r>
                <w:rPr/>
                <w:delText xml:space="preserve">tiene insumos o que alguna cantidad es menor o igual a cero</w:delText>
              </w:r>
            </w:del>
            <w:ins w:id="1449" w:author="Claude" w:date="2026-10-05T00:00:00Z">
              <w:r>
                <w:rPr/>
                <w:t xml:space="preserve">cumple las validaciones de CU016 (FA3): sin insumos, cantidades menores o iguales a cero, insumos repetidos, insumos que el proveedor no ofrece o proveedor inactivo</w:t>
              </w:r>
            </w:ins>
            <w:r>
              <w:rPr/>
              <w:t xml:space="preserve">.</w:t>
              <w:br/>
              <w:t xml:space="preserve">6.2 El sistema muestra en pantalla el error correspondiente. Continúa en el punto 5.</w:t>
            </w:r>
          </w:p>
        </w:tc>
      </w:tr>
      <w:tr w:rsidR="00BC5CC5" w:rsidRPr="00BC5CC5" w14:paraId="2D654414" w14:textId="77777777">
        <w:tc>
          <w:tcPr>
            <w:tcW w:w="8494" w:type="dxa"/>
          </w:tcPr>
          <w:p w14:paraId="175184ED" w14:textId="77777777" w:rsidR="00BC5CC5" w:rsidRPr="00BC5CC5" w:rsidRDefault="00BC5CC5" w:rsidP="00506462">
            <w:pPr>
              <w:rPr>
                <w:lang w:val="es-ES"/>
              </w:rPr>
            </w:pPr>
            <w:r>
              <w:rPr>
                <w:b/>
                <w:bCs/>
                <w:lang w:val="es-ES"/>
              </w:rPr>
              <w:t xml:space="preserve">POSTCONDICIONES:</w:t>
            </w:r>
            <w:r>
              <w:rPr>
                <w:lang w:val="es-ES"/>
              </w:rPr>
              <w:t xml:space="preserve"> La orden queda modificada y en estado "Pendiente de aprobación".</w:t>
            </w:r>
            <w:ins w:id="1450" w:author="Claude" w:date="2026-10-05T00:00:00Z">
              <w:r>
                <w:rPr>
                  <w:lang w:val="es-ES"/>
                </w:rPr>
                <w:t xml:space="preserve"> Un insumo quitado de la orden recupera su aviso pendiente.</w:t>
              </w:r>
            </w:ins>
          </w:p>
        </w:tc>
      </w:tr>
    </w:tbl>
    <w:p w14:paraId="73E153A7" w14:textId="77777777" w:rsidR="00BC5CC5" w:rsidRDefault="00BC5CC5" w:rsidP="00BC5CC5">
      <w:pPr>
        <w:rPr>
          <w:lang w:val="es-ES"/>
        </w:rPr>
      </w:pPr>
    </w:p>
    <w:p w14:paraId="04FC0EC5" w14:textId="0AC37A19" w:rsidR="0032137D" w:rsidRDefault="0032137D" w:rsidP="0032137D">
      <w:pPr>
        <w:pStyle w:val="Ttulo4"/>
        <w:rPr>
          <w:lang w:val="es-ES"/>
        </w:rPr>
      </w:pPr>
      <w:r>
        <w:rPr>
          <w:lang w:val="es-ES"/>
        </w:rPr>
        <w:t>Diagrama de secuencias</w:t>
      </w:r>
    </w:p>
    <w:p w14:paraId="2CD38544" w14:textId="692A6F55" w:rsidR="0032137D" w:rsidRPr="0032137D" w:rsidRDefault="0032137D" w:rsidP="0032137D">
      <w:pPr>
        <w:rPr>
          <w:lang w:val="es-ES"/>
        </w:rPr>
      </w:pPr>
    </w:p>
    <w:p w14:paraId="5DFFCDC2" w14:textId="7764977B" w:rsidR="00BC5CC5" w:rsidRDefault="00BC5CC5" w:rsidP="00BC5CC5">
      <w:pPr>
        <w:pStyle w:val="Ttulo4"/>
      </w:pPr>
      <w:r>
        <w:t>CU019 - Registrar Recepción de Mercadería</w:t>
      </w:r>
    </w:p>
    <w:p w14:paraId="77B518F6" w14:textId="77777777" w:rsidR="00BC5CC5" w:rsidRDefault="00BC5CC5" w:rsidP="00BC5CC5"/>
    <w:tbl>
      <w:tblPr>
        <w:tblStyle w:val="Tablaconcuadrcula"/>
        <w:tblW w:w="0" w:type="auto"/>
        <w:tblLook w:val="04A0" w:firstRow="1" w:lastRow="0" w:firstColumn="1" w:lastColumn="0" w:noHBand="0" w:noVBand="1"/>
      </w:tblPr>
      <w:tblGrid>
        <w:gridCol w:w="8494"/>
      </w:tblGrid>
      <w:tr w:rsidR="00E70ABF" w:rsidRPr="00E70ABF" w14:paraId="531927AD" w14:textId="77777777">
        <w:tc>
          <w:tcPr>
            <w:tcW w:w="8494" w:type="dxa"/>
          </w:tcPr>
          <w:p w14:paraId="395A2A65" w14:textId="77777777" w:rsidR="00E70ABF" w:rsidRPr="00E70ABF" w:rsidRDefault="00E70ABF" w:rsidP="008A2939">
            <w:pPr>
              <w:rPr>
                <w:lang w:val="es-ES"/>
              </w:rPr>
            </w:pPr>
            <w:r>
              <w:rPr>
                <w:b/>
                <w:bCs/>
                <w:lang w:val="es-ES"/>
              </w:rPr>
              <w:t>ID Y NOMBRE:</w:t>
            </w:r>
            <w:r>
              <w:rPr>
                <w:lang w:val="es-ES"/>
              </w:rPr>
              <w:t xml:space="preserve"> CU019 - Registrar Recepción de Mercadería</w:t>
            </w:r>
          </w:p>
        </w:tc>
      </w:tr>
      <w:tr w:rsidR="00E70ABF" w:rsidRPr="00E70ABF" w14:paraId="2564E501" w14:textId="77777777">
        <w:tc>
          <w:tcPr>
            <w:tcW w:w="8494" w:type="dxa"/>
          </w:tcPr>
          <w:p w14:paraId="07140087" w14:textId="77777777" w:rsidR="00E70ABF" w:rsidRPr="00E70ABF" w:rsidRDefault="00E70ABF" w:rsidP="008A2939">
            <w:pPr>
              <w:rPr>
                <w:lang w:val="es-ES"/>
              </w:rPr>
            </w:pPr>
            <w:r>
              <w:rPr>
                <w:b/>
                <w:bCs/>
                <w:lang w:val="es-ES"/>
              </w:rPr>
              <w:t>ESTADO:</w:t>
            </w:r>
            <w:r>
              <w:rPr>
                <w:lang w:val="es-ES"/>
              </w:rPr>
              <w:t xml:space="preserve"> En proceso</w:t>
            </w:r>
          </w:p>
        </w:tc>
      </w:tr>
      <w:tr w:rsidR="00E70ABF" w:rsidRPr="00E70ABF" w14:paraId="0F787C30" w14:textId="77777777">
        <w:tc>
          <w:tcPr>
            <w:tcW w:w="8494" w:type="dxa"/>
          </w:tcPr>
          <w:p w14:paraId="2AB2266A" w14:textId="77777777" w:rsidR="00E70ABF" w:rsidRPr="00E70ABF" w:rsidRDefault="00E70ABF" w:rsidP="008A2939">
            <w:pPr>
              <w:rPr>
                <w:lang w:val="es-ES"/>
              </w:rPr>
            </w:pPr>
            <w:r>
              <w:rPr>
                <w:b/>
                <w:bCs/>
                <w:lang w:val="es-ES"/>
              </w:rPr>
              <w:t>DESCRIPCIÓN:</w:t>
            </w:r>
            <w:r>
              <w:rPr>
                <w:lang w:val="es-ES"/>
              </w:rPr>
              <w:t xml:space="preserve"> El caso de uso permite al Encargado de Stock registrar la mercadería recibida del proveedor contra la orden de compra, ingresar al stock el volumen o peso equivalente y el costo de cada insumo, y cerrar la orden cuando se completa.</w:t>
            </w:r>
          </w:p>
        </w:tc>
      </w:tr>
      <w:tr w:rsidR="00E70ABF" w:rsidRPr="00E70ABF" w14:paraId="0507B46C" w14:textId="77777777">
        <w:tc>
          <w:tcPr>
            <w:tcW w:w="8494" w:type="dxa"/>
          </w:tcPr>
          <w:p w14:paraId="1C410273" w14:textId="77777777" w:rsidR="00E70ABF" w:rsidRPr="00E70ABF" w:rsidRDefault="00E70ABF" w:rsidP="008A2939">
            <w:pPr>
              <w:rPr>
                <w:lang w:val="es-ES"/>
              </w:rPr>
            </w:pPr>
            <w:r>
              <w:rPr>
                <w:b/>
                <w:bCs/>
                <w:lang w:val="es-ES"/>
              </w:rPr>
              <w:t>ACTOR PRINCIPAL:</w:t>
            </w:r>
            <w:r>
              <w:rPr>
                <w:lang w:val="es-ES"/>
              </w:rPr>
              <w:t xml:space="preserve"> Encargado de Stock</w:t>
            </w:r>
          </w:p>
        </w:tc>
      </w:tr>
      <w:tr w:rsidR="00E70ABF" w:rsidRPr="00E70ABF" w14:paraId="2C480F9F" w14:textId="77777777">
        <w:tc>
          <w:tcPr>
            <w:tcW w:w="8494" w:type="dxa"/>
          </w:tcPr>
          <w:p w14:paraId="13A14105" w14:textId="77777777" w:rsidR="00E70ABF" w:rsidRPr="00E70ABF" w:rsidRDefault="00E70ABF" w:rsidP="008A2939">
            <w:pPr>
              <w:rPr>
                <w:lang w:val="es-ES"/>
              </w:rPr>
            </w:pPr>
            <w:r>
              <w:rPr>
                <w:b/>
                <w:bCs/>
                <w:lang w:val="es-ES"/>
              </w:rPr>
              <w:t>ACTORES SECUNDARIOS:</w:t>
            </w:r>
            <w:r>
              <w:rPr>
                <w:lang w:val="es-ES"/>
              </w:rPr>
              <w:t xml:space="preserve"> No tiene.</w:t>
            </w:r>
          </w:p>
        </w:tc>
      </w:tr>
      <w:tr w:rsidR="00E70ABF" w:rsidRPr="00E70ABF" w14:paraId="0CEBFDBF" w14:textId="77777777">
        <w:tc>
          <w:tcPr>
            <w:tcW w:w="8494" w:type="dxa"/>
          </w:tcPr>
          <w:p w14:paraId="638C0014" w14:textId="77777777" w:rsidR="00E70ABF" w:rsidRPr="00E70ABF" w:rsidRDefault="00E70ABF" w:rsidP="008A2939">
            <w:pPr>
              <w:rPr>
                <w:lang w:val="es-ES"/>
              </w:rPr>
            </w:pPr>
            <w:r>
              <w:rPr>
                <w:b/>
                <w:bCs/>
                <w:lang w:val="es-ES"/>
              </w:rPr>
              <w:t>PRECONDICIONES:</w:t>
            </w:r>
            <w:r>
              <w:rPr>
                <w:lang w:val="es-ES"/>
              </w:rPr>
              <w:t xml:space="preserve"> El Encargado de Stock está autenticado en el sistema. Existe al menos una orden de compra en estado "Aprobada" o "Recibida parcialmente".</w:t>
            </w:r>
          </w:p>
        </w:tc>
      </w:tr>
      <w:tr w:rsidR="00E70ABF" w:rsidRPr="00E70ABF" w14:paraId="40F0369C" w14:textId="77777777">
        <w:tc>
          <w:tcPr>
            <w:tcW w:w="8494" w:type="dxa"/>
          </w:tcPr>
          <w:p w14:paraId="5472533D" w14:textId="77777777" w:rsidR="00E70ABF" w:rsidRPr="00E70ABF" w:rsidRDefault="00E70ABF" w:rsidP="008A2939">
            <w:pPr>
              <w:rPr>
                <w:lang w:val="es-ES"/>
              </w:rPr>
            </w:pPr>
            <w:r>
              <w:rPr>
                <w:b/>
                <w:bCs/>
                <w:lang w:val="es-ES"/>
              </w:rPr>
              <w:t>PUNTOS DE EXTENSIÓN:</w:t>
            </w:r>
            <w:r>
              <w:rPr>
                <w:lang w:val="es-ES"/>
              </w:rPr>
              <w:t xml:space="preserve"> CU020 - Registrar Reclamo al Proveedor.</w:t>
              <w:br/>
            </w:r>
            <w:r>
              <w:rPr>
                <w:b/>
                <w:bCs/>
                <w:lang w:val="es-ES"/>
              </w:rPr>
              <w:t>CONDICIÓN:</w:t>
            </w:r>
            <w:r>
              <w:rPr>
                <w:lang w:val="es-ES"/>
              </w:rPr>
              <w:t xml:space="preserve"> Las cantidades recibidas no deben superar las cantidades pendientes de la orden.</w:t>
            </w:r>
          </w:p>
        </w:tc>
      </w:tr>
      <w:tr w:rsidR="00E70ABF" w:rsidRPr="00E70ABF" w14:paraId="7355CE2D" w14:textId="77777777" w:rsidTr="00E865DF">
        <w:trPr>
          <w:trHeight w:val="3648"/>
        </w:trPr>
        <w:tc>
          <w:tcPr>
            <w:tcW w:w="8494" w:type="dxa"/>
          </w:tcPr>
          <w:p w14:paraId="488D11F1" w14:textId="77777777" w:rsidR="00E70ABF" w:rsidRPr="00E70ABF" w:rsidRDefault="00E70ABF" w:rsidP="008A2939">
            <w:pPr>
              <w:rPr>
                <w:b/>
                <w:bCs/>
                <w:lang w:val="es-ES"/>
              </w:rPr>
            </w:pPr>
            <w:r>
              <w:rPr>
                <w:b/>
                <w:bCs/>
                <w:lang w:val="es-ES"/>
              </w:rPr>
              <w:t>ESCENARIO PRINCIPAL:</w:t>
            </w:r>
          </w:p>
          <w:p w14:paraId="66F621FD" w14:textId="77777777" w:rsidR="00E70ABF" w:rsidRPr="00E70ABF" w:rsidRDefault="00E70ABF">
            <w:pPr>
              <w:pStyle w:val="Prrafodelista"/>
              <w:numPr>
                <w:ilvl w:val="0"/>
                <w:numId w:val="29"/>
              </w:numPr>
              <w:rPr>
                <w:lang w:val="es-ES"/>
              </w:rPr>
            </w:pPr>
            <w:r>
              <w:rPr>
                <w:lang w:val="es-ES"/>
              </w:rPr>
              <w:t>El Encargado de Stock ingresa a la recepción de mercadería.</w:t>
            </w:r>
          </w:p>
          <w:p w14:paraId="0B82E624" w14:textId="77777777" w:rsidR="00E70ABF" w:rsidRPr="00E70ABF" w:rsidRDefault="00E70ABF">
            <w:pPr>
              <w:pStyle w:val="Prrafodelista"/>
              <w:numPr>
                <w:ilvl w:val="0"/>
                <w:numId w:val="29"/>
              </w:numPr>
              <w:rPr>
                <w:lang w:val="es-ES"/>
              </w:rPr>
            </w:pPr>
            <w:r>
              <w:rPr>
                <w:lang w:val="es-ES"/>
              </w:rPr>
              <w:t>El sistema muestra las órdenes en estado "Aprobada" o "Recibida parcialmente".</w:t>
            </w:r>
          </w:p>
          <w:p w14:paraId="37C3B6E4" w14:textId="77777777" w:rsidR="00E70ABF" w:rsidRPr="00E70ABF" w:rsidRDefault="00E70ABF">
            <w:pPr>
              <w:pStyle w:val="Prrafodelista"/>
              <w:numPr>
                <w:ilvl w:val="0"/>
                <w:numId w:val="29"/>
              </w:numPr>
              <w:rPr>
                <w:lang w:val="es-ES"/>
              </w:rPr>
            </w:pPr>
            <w:r>
              <w:rPr>
                <w:lang w:val="es-ES"/>
              </w:rPr>
              <w:t>El Encargado de Stock selecciona la orden.</w:t>
            </w:r>
          </w:p>
          <w:p w14:paraId="6A4C0B10" w14:textId="77777777" w:rsidR="00E70ABF" w:rsidRPr="00E70ABF" w:rsidRDefault="00E70ABF">
            <w:pPr>
              <w:pStyle w:val="Prrafodelista"/>
              <w:numPr>
                <w:ilvl w:val="0"/>
                <w:numId w:val="29"/>
              </w:numPr>
              <w:rPr>
                <w:lang w:val="es-ES"/>
              </w:rPr>
            </w:pPr>
            <w:r>
              <w:rPr>
                <w:lang w:val="es-ES"/>
              </w:rPr>
              <w:t xml:space="preserve">El sistema muestra los insumos de la orden con la cantidad pedida y la cantidad pendiente de recibir</w:t>
            </w:r>
            <w:ins w:id="1451" w:author="Claude" w:date="2026-10-05T00:00:00Z">
              <w:r>
                <w:rPr>
                  <w:lang w:val="es-ES"/>
                </w:rPr>
                <w:t xml:space="preserve">, y propone recibir todo lo pendiente al costo actual de cada insumo</w:t>
              </w:r>
            </w:ins>
            <w:r>
              <w:rPr>
                <w:lang w:val="es-ES"/>
              </w:rPr>
              <w:t xml:space="preserve">.</w:t>
            </w:r>
          </w:p>
          <w:p w14:paraId="02515489" w14:textId="77777777" w:rsidR="00E70ABF" w:rsidRPr="00E70ABF" w:rsidRDefault="00E70ABF">
            <w:pPr>
              <w:pStyle w:val="Prrafodelista"/>
              <w:numPr>
                <w:ilvl w:val="0"/>
                <w:numId w:val="29"/>
              </w:numPr>
              <w:rPr>
                <w:lang w:val="es-ES"/>
              </w:rPr>
            </w:pPr>
            <w:r>
              <w:rPr>
                <w:lang w:val="es-ES"/>
              </w:rPr>
              <w:t xml:space="preserve">El Encargado de Stock ingresa el número de remito</w:t>
            </w:r>
            <w:del w:id="1452" w:author="Claude" w:date="2026-10-05T00:00:00Z">
              <w:r>
                <w:rPr>
                  <w:lang w:val="es-ES"/>
                </w:rPr>
                <w:delText xml:space="preserve">,</w:delText>
              </w:r>
            </w:del>
            <w:ins w:id="1453" w:author="Claude" w:date="2026-10-05T00:00:00Z">
              <w:r>
                <w:rPr>
                  <w:lang w:val="es-ES"/>
                </w:rPr>
                <w:t xml:space="preserve"> y</w:t>
              </w:r>
            </w:ins>
            <w:r>
              <w:rPr>
                <w:lang w:val="es-ES"/>
              </w:rPr>
              <w:t xml:space="preserve"> el número de factura del proveedor </w:t>
            </w:r>
            <w:del w:id="1454" w:author="Claude" w:date="2026-10-05T00:00:00Z">
              <w:r>
                <w:rPr>
                  <w:lang w:val="es-ES"/>
                </w:rPr>
                <w:delText xml:space="preserve">y,</w:delText>
              </w:r>
            </w:del>
            <w:ins w:id="1455" w:author="Claude" w:date="2026-10-05T00:00:00Z">
              <w:r>
                <w:rPr>
                  <w:lang w:val="es-ES"/>
                </w:rPr>
                <w:t xml:space="preserve">(obligatorios, hasta 30 caracteres), corrige</w:t>
              </w:r>
            </w:ins>
            <w:r>
              <w:rPr>
                <w:lang w:val="es-ES"/>
              </w:rPr>
              <w:t xml:space="preserve"> por cada insumo</w:t>
            </w:r>
            <w:del w:id="1456" w:author="Claude" w:date="2026-10-05T00:00:00Z">
              <w:r>
                <w:rPr>
                  <w:lang w:val="es-ES"/>
                </w:rPr>
                <w:delText xml:space="preserve">,</w:delText>
              </w:r>
            </w:del>
            <w:r>
              <w:rPr>
                <w:lang w:val="es-ES"/>
              </w:rPr>
              <w:t xml:space="preserve"> la cantidad recibida en condiciones</w:t>
            </w:r>
            <w:ins w:id="1457" w:author="Claude" w:date="2026-10-05T00:00:00Z">
              <w:r>
                <w:rPr>
                  <w:lang w:val="es-ES"/>
                </w:rPr>
                <w:t xml:space="preserve"> (entera, en unidades de compra)</w:t>
              </w:r>
            </w:ins>
            <w:r>
              <w:rPr>
                <w:lang w:val="es-ES"/>
              </w:rPr>
              <w:t xml:space="preserve"> y el costo por unidad de compra, y confirma.</w:t>
            </w:r>
            <w:ins w:id="1458" w:author="Claude" w:date="2026-10-05T00:00:00Z">
              <w:r>
                <w:rPr>
                  <w:lang w:val="es-ES"/>
                </w:rPr>
                <w:t xml:space="preserve"> Una línea con cantidad 0 no se registra.</w:t>
              </w:r>
            </w:ins>
          </w:p>
          <w:p w14:paraId="5A6BC447" w14:textId="0524B895" w:rsidR="00E70ABF" w:rsidRPr="00E70ABF" w:rsidRDefault="00E70ABF">
            <w:pPr>
              <w:pStyle w:val="Prrafodelista"/>
              <w:numPr>
                <w:ilvl w:val="0"/>
                <w:numId w:val="29"/>
              </w:numPr>
              <w:rPr>
                <w:b/>
                <w:bCs/>
                <w:lang w:val="es-ES"/>
              </w:rPr>
            </w:pPr>
            <w:r>
              <w:rPr>
                <w:lang w:val="es-ES"/>
              </w:rPr>
              <w:t xml:space="preserve">El sistema</w:t>
            </w:r>
            <w:ins w:id="1459" w:author="Claude" w:date="2026-10-05T00:00:00Z">
              <w:r>
                <w:rPr>
                  <w:lang w:val="es-ES"/>
                </w:rPr>
                <w:t xml:space="preserve">, en una sola transacción,</w:t>
              </w:r>
            </w:ins>
            <w:r>
              <w:rPr>
                <w:lang w:val="es-ES"/>
              </w:rPr>
              <w:t xml:space="preserve"> registra la recepción, </w:t>
            </w:r>
            <w:del w:id="1460" w:author="Claude" w:date="2026-10-05T00:00:00Z">
              <w:r>
                <w:rPr>
                  <w:lang w:val="es-ES"/>
                </w:rPr>
                <w:delText xml:space="preserve">actualiza el stock y el costo</w:delText>
              </w:r>
            </w:del>
            <w:ins w:id="1461" w:author="Claude" w:date="2026-10-05T00:00:00Z">
              <w:r>
                <w:rPr>
                  <w:lang w:val="es-ES"/>
                </w:rPr>
                <w:t xml:space="preserve">suma al stock la cantidad recibida por la equivalencia, recalcula el costo por unidad de compra como promedio ponderado entre el stock que había y lo recibido, pasa a "Resuelto" los avisos</w:t>
              </w:r>
            </w:ins>
            <w:r>
              <w:rPr>
                <w:lang w:val="es-ES"/>
              </w:rPr>
              <w:t xml:space="preserve"> de los insumos </w:t>
            </w:r>
            <w:del w:id="1462" w:author="Claude" w:date="2026-10-05T00:00:00Z">
              <w:r>
                <w:rPr>
                  <w:lang w:val="es-ES"/>
                </w:rPr>
                <w:delText xml:space="preserve">recibidos</w:delText>
              </w:r>
            </w:del>
            <w:ins w:id="1463" w:author="Claude" w:date="2026-10-05T00:00:00Z">
              <w:r>
                <w:rPr>
                  <w:lang w:val="es-ES"/>
                </w:rPr>
                <w:t xml:space="preserve">que quedan en o sobre su umbral</w:t>
              </w:r>
            </w:ins>
            <w:r>
              <w:rPr>
                <w:lang w:val="es-ES"/>
              </w:rPr>
              <w:t xml:space="preserve">, cierra la orden y </w:t>
            </w:r>
            <w:del w:id="1464" w:author="Claude" w:date="2026-10-05T00:00:00Z">
              <w:r>
                <w:rPr>
                  <w:lang w:val="es-ES"/>
                </w:rPr>
                <w:delText xml:space="preserve">muestra</w:delText>
              </w:r>
            </w:del>
            <w:ins w:id="1465" w:author="Claude" w:date="2026-10-05T00:00:00Z">
              <w:r>
                <w:rPr>
                  <w:lang w:val="es-ES"/>
                </w:rPr>
                <w:t xml:space="preserve">resuelve sus reclamos pendientes. Muestra</w:t>
              </w:r>
            </w:ins>
            <w:r>
              <w:rPr>
                <w:lang w:val="es-ES"/>
              </w:rPr>
              <w:t xml:space="preserve"> en pantalla "Recepción registrada. La orden de compra quedó cerrada".</w:t>
            </w:r>
          </w:p>
        </w:tc>
      </w:tr>
      <w:tr w:rsidR="00E70ABF" w:rsidRPr="00E70ABF" w14:paraId="29F7B789" w14:textId="77777777" w:rsidTr="00AA3820">
        <w:trPr>
          <w:trHeight w:val="4446"/>
        </w:trPr>
        <w:tc>
          <w:tcPr>
            <w:tcW w:w="8494" w:type="dxa"/>
          </w:tcPr>
          <w:p w14:paraId="5AD793F4" w14:textId="77777777" w:rsidR="00E70ABF" w:rsidRPr="00E70ABF" w:rsidRDefault="00E70ABF" w:rsidP="008A2939">
            <w:pPr>
              <w:rPr>
                <w:lang w:val="es-ES"/>
              </w:rPr>
            </w:pPr>
            <w:r>
              <w:rPr>
                <w:b/>
                <w:bCs/>
                <w:lang w:val="es-ES"/>
              </w:rPr>
              <w:lastRenderedPageBreak/>
              <w:t>FLUJOS ALTERNATIVOS:</w:t>
            </w:r>
            <w:r>
              <w:rPr>
                <w:lang w:val="es-ES"/>
              </w:rPr>
              <w:br/>
            </w:r>
            <w:r>
              <w:rPr>
                <w:b/>
                <w:bCs/>
                <w:lang w:val="es-ES"/>
              </w:rPr>
              <w:t>FA1 - Sin órdenes para recibir</w:t>
            </w:r>
          </w:p>
          <w:p w14:paraId="1B53EBDB" w14:textId="77777777" w:rsidR="00E70ABF" w:rsidRPr="00E70ABF" w:rsidRDefault="00E70ABF" w:rsidP="008A2939">
            <w:pPr>
              <w:rPr>
                <w:lang w:val="es-ES"/>
              </w:rPr>
            </w:pPr>
            <w:r>
              <w:rPr>
                <w:lang w:val="es-ES"/>
              </w:rPr>
              <w:t>2.1 El sistema detecta que no hay órdenes en estado "Aprobada" o "Recibida parcialmente".</w:t>
              <w:br/>
              <w:t>2.2 El sistema muestra en pantalla "No hay órdenes pendientes de recepción". Fin del caso de uso.</w:t>
            </w:r>
          </w:p>
          <w:p w14:paraId="7D8BFFD4" w14:textId="77777777" w:rsidR="00E70ABF" w:rsidRPr="00E70ABF" w:rsidRDefault="00E70ABF" w:rsidP="008A2939">
            <w:pPr>
              <w:rPr>
                <w:lang w:val="es-ES"/>
              </w:rPr>
            </w:pPr>
            <w:r>
              <w:rPr>
                <w:b/>
                <w:bCs/>
                <w:lang w:val="es-ES"/>
              </w:rPr>
              <w:t xml:space="preserve">FA2 - Datos de recepción inválidos</w:t>
            </w:r>
            <w:r>
              <w:rPr>
                <w:lang w:val="es-ES"/>
              </w:rPr>
              <w:br/>
              <w:t xml:space="preserve">6.1 El sistema detecta que </w:t>
            </w:r>
            <w:del w:id="1466" w:author="Claude" w:date="2026-10-05T00:00:00Z">
              <w:r>
                <w:rPr>
                  <w:lang w:val="es-ES"/>
                </w:rPr>
                <w:delText xml:space="preserve">alguna cantidad</w:delText>
              </w:r>
            </w:del>
            <w:ins w:id="1467" w:author="Claude" w:date="2026-10-05T00:00:00Z">
              <w:r>
                <w:rPr>
                  <w:lang w:val="es-ES"/>
                </w:rPr>
                <w:t xml:space="preserve">falta el remito o la factura, que no se cargó ninguna cantidad, que alguna cantidad es negativa o</w:t>
              </w:r>
            </w:ins>
            <w:r>
              <w:rPr>
                <w:lang w:val="es-ES"/>
              </w:rPr>
              <w:t xml:space="preserve"> supera lo pendiente</w:t>
            </w:r>
            <w:ins w:id="1468" w:author="Claude" w:date="2026-10-05T00:00:00Z">
              <w:r>
                <w:rPr>
                  <w:lang w:val="es-ES"/>
                </w:rPr>
                <w:t xml:space="preserve">,</w:t>
              </w:r>
            </w:ins>
            <w:r>
              <w:rPr>
                <w:lang w:val="es-ES"/>
              </w:rPr>
              <w:t xml:space="preserve"> o que algún costo es menor o igual a cero.</w:t>
              <w:br/>
              <w:t xml:space="preserve">6.2 El sistema muestra en pantalla el error correspondiente. Continúa en el punto 5.</w:t>
            </w:r>
          </w:p>
          <w:p w14:paraId="47B29B2C" w14:textId="7EE26EF5" w:rsidR="00E70ABF" w:rsidRPr="00E70ABF" w:rsidRDefault="00E70ABF" w:rsidP="008A2939">
            <w:pPr>
              <w:rPr>
                <w:lang w:val="es-ES"/>
              </w:rPr>
            </w:pPr>
            <w:r>
              <w:rPr>
                <w:b/>
                <w:bCs/>
                <w:lang w:val="es-ES"/>
              </w:rPr>
              <w:t xml:space="preserve">FA3 - Recepción incompleta</w:t>
            </w:r>
            <w:r>
              <w:rPr>
                <w:lang w:val="es-ES"/>
              </w:rPr>
              <w:br/>
              <w:t xml:space="preserve">6.1 El sistema detecta que quedan cantidades pendientes de recibir.</w:t>
              <w:br/>
              <w:t xml:space="preserve">6.2 El sistema registra la recepción, deja la orden en estado "Recibida parcialmente"</w:t>
            </w:r>
            <w:ins w:id="1469" w:author="Claude" w:date="2026-10-05T00:00:00Z">
              <w:r>
                <w:rPr>
                  <w:lang w:val="es-ES"/>
                </w:rPr>
                <w:t xml:space="preserve">, muestra en pantalla "Recepción registrada. Quedan cantidades pendientes: la orden queda Recibida parcialmente. Registre el reclamo al proveedor."</w:t>
              </w:r>
            </w:ins>
            <w:r>
              <w:rPr>
                <w:lang w:val="es-ES"/>
              </w:rPr>
              <w:t xml:space="preserve"> y se ejecuta CU020 - Registrar Reclamo al Proveedor</w:t>
            </w:r>
            <w:ins w:id="1470" w:author="Claude" w:date="2026-10-05T00:00:00Z">
              <w:r>
                <w:rPr>
                  <w:lang w:val="es-ES"/>
                </w:rPr>
                <w:t xml:space="preserve"> en el mismo formulario</w:t>
              </w:r>
            </w:ins>
            <w:r>
              <w:rPr>
                <w:lang w:val="es-ES"/>
              </w:rPr>
              <w:t xml:space="preserve">. Fin del caso de uso.</w:t>
            </w:r>
          </w:p>
        </w:tc>
      </w:tr>
      <w:tr w:rsidR="00E70ABF" w:rsidRPr="00E70ABF" w14:paraId="2A351266" w14:textId="77777777">
        <w:tc>
          <w:tcPr>
            <w:tcW w:w="8494" w:type="dxa"/>
          </w:tcPr>
          <w:p w14:paraId="06F2C325" w14:textId="77777777" w:rsidR="00E70ABF" w:rsidRPr="00E70ABF" w:rsidRDefault="00E70ABF" w:rsidP="008A2939">
            <w:pPr>
              <w:rPr>
                <w:lang w:val="es-ES"/>
              </w:rPr>
            </w:pPr>
            <w:r>
              <w:rPr>
                <w:b/>
                <w:bCs/>
                <w:lang w:val="es-ES"/>
              </w:rPr>
              <w:t xml:space="preserve">POSTCONDICIONES:</w:t>
            </w:r>
            <w:r>
              <w:rPr>
                <w:lang w:val="es-ES"/>
              </w:rPr>
              <w:t xml:space="preserve"> La recepción queda registrada con su remito y factura. El stock y el costo </w:t>
            </w:r>
            <w:ins w:id="1471" w:author="Claude" w:date="2026-10-05T00:00:00Z">
              <w:r>
                <w:rPr>
                  <w:lang w:val="es-ES"/>
                </w:rPr>
                <w:t xml:space="preserve">(promedio ponderado) </w:t>
              </w:r>
            </w:ins>
            <w:r>
              <w:rPr>
                <w:lang w:val="es-ES"/>
              </w:rPr>
              <w:t xml:space="preserve">de cada insumo recibido quedan actualizados</w:t>
            </w:r>
            <w:ins w:id="1472" w:author="Claude" w:date="2026-10-05T00:00:00Z">
              <w:r>
                <w:rPr>
                  <w:lang w:val="es-ES"/>
                </w:rPr>
                <w:t xml:space="preserve">. Los avisos de los insumos que quedan en o sobre su umbral pasan a "Resuelto"</w:t>
              </w:r>
            </w:ins>
            <w:r>
              <w:rPr>
                <w:lang w:val="es-ES"/>
              </w:rPr>
              <w:t xml:space="preserve">. La orden queda "Cerrada" o "Recibida parcialmente"</w:t>
            </w:r>
            <w:ins w:id="1473" w:author="Claude" w:date="2026-10-05T00:00:00Z">
              <w:r>
                <w:rPr>
                  <w:lang w:val="es-ES"/>
                </w:rPr>
                <w:t xml:space="preserve">; si se cierra, sus reclamos pendientes pasan a "Resuelto"</w:t>
              </w:r>
            </w:ins>
            <w:r>
              <w:rPr>
                <w:lang w:val="es-ES"/>
              </w:rPr>
              <w:t xml:space="preserve">.</w:t>
            </w:r>
          </w:p>
        </w:tc>
      </w:tr>
    </w:tbl>
    <w:p w14:paraId="78805008" w14:textId="77777777" w:rsidR="00BC5CC5" w:rsidRDefault="00BC5CC5" w:rsidP="00BC5CC5"/>
    <w:p w14:paraId="53EED92A" w14:textId="016B2149" w:rsidR="0032137D" w:rsidRDefault="0032137D" w:rsidP="0032137D">
      <w:pPr>
        <w:pStyle w:val="Ttulo4"/>
      </w:pPr>
      <w:r>
        <w:t>Diagrama de secuencias:</w:t>
      </w:r>
    </w:p>
    <w:p w14:paraId="49F656FB" w14:textId="3F422FA4" w:rsidR="0032137D" w:rsidRPr="0032137D" w:rsidRDefault="0032137D" w:rsidP="0032137D"/>
    <w:p w14:paraId="1B219029" w14:textId="164F061A" w:rsidR="00BC5CC5" w:rsidRDefault="00BC5CC5" w:rsidP="00BC5CC5">
      <w:pPr>
        <w:pStyle w:val="Ttulo4"/>
      </w:pPr>
      <w:r>
        <w:t>CU020 - Registrar Reclamo al Proveedor</w:t>
      </w:r>
    </w:p>
    <w:p w14:paraId="49039EEF" w14:textId="77777777" w:rsidR="00BC5CC5" w:rsidRDefault="00BC5CC5" w:rsidP="00BC5CC5"/>
    <w:tbl>
      <w:tblPr>
        <w:tblStyle w:val="Tablaconcuadrcula"/>
        <w:tblW w:w="0" w:type="auto"/>
        <w:tblLook w:val="04A0" w:firstRow="1" w:lastRow="0" w:firstColumn="1" w:lastColumn="0" w:noHBand="0" w:noVBand="1"/>
      </w:tblPr>
      <w:tblGrid>
        <w:gridCol w:w="8494"/>
      </w:tblGrid>
      <w:tr w:rsidR="00E70ABF" w:rsidRPr="00E70ABF" w14:paraId="4FBF6641" w14:textId="77777777">
        <w:tc>
          <w:tcPr>
            <w:tcW w:w="8494" w:type="dxa"/>
          </w:tcPr>
          <w:p w14:paraId="0FABE00F" w14:textId="77777777" w:rsidR="00E70ABF" w:rsidRPr="00E70ABF" w:rsidRDefault="00E70ABF" w:rsidP="005775DA">
            <w:pPr>
              <w:rPr>
                <w:lang w:val="es-ES"/>
              </w:rPr>
            </w:pPr>
            <w:r>
              <w:rPr>
                <w:b/>
                <w:bCs/>
                <w:lang w:val="es-ES"/>
              </w:rPr>
              <w:t>ID Y NOMBRE:</w:t>
            </w:r>
            <w:r>
              <w:rPr>
                <w:lang w:val="es-ES"/>
              </w:rPr>
              <w:t xml:space="preserve"> CU020 - Registrar Reclamo al Proveedor</w:t>
            </w:r>
          </w:p>
        </w:tc>
      </w:tr>
      <w:tr w:rsidR="00E70ABF" w:rsidRPr="00E70ABF" w14:paraId="560F59BF" w14:textId="77777777">
        <w:tc>
          <w:tcPr>
            <w:tcW w:w="8494" w:type="dxa"/>
          </w:tcPr>
          <w:p w14:paraId="7CC2BE66" w14:textId="77777777" w:rsidR="00E70ABF" w:rsidRPr="00E70ABF" w:rsidRDefault="00E70ABF" w:rsidP="005775DA">
            <w:pPr>
              <w:rPr>
                <w:lang w:val="es-ES"/>
              </w:rPr>
            </w:pPr>
            <w:r>
              <w:rPr>
                <w:b/>
                <w:bCs/>
                <w:lang w:val="es-ES"/>
              </w:rPr>
              <w:t>ESTADO:</w:t>
            </w:r>
            <w:r>
              <w:rPr>
                <w:lang w:val="es-ES"/>
              </w:rPr>
              <w:t xml:space="preserve"> En proceso</w:t>
            </w:r>
          </w:p>
        </w:tc>
      </w:tr>
      <w:tr w:rsidR="00E70ABF" w:rsidRPr="00E70ABF" w14:paraId="70204A41" w14:textId="77777777">
        <w:tc>
          <w:tcPr>
            <w:tcW w:w="8494" w:type="dxa"/>
          </w:tcPr>
          <w:p w14:paraId="25F2D69F" w14:textId="77777777" w:rsidR="00E70ABF" w:rsidRPr="00E70ABF" w:rsidRDefault="00E70ABF" w:rsidP="005775DA">
            <w:pPr>
              <w:rPr>
                <w:lang w:val="es-ES"/>
              </w:rPr>
            </w:pPr>
            <w:r>
              <w:rPr>
                <w:b/>
                <w:bCs/>
                <w:lang w:val="es-ES"/>
              </w:rPr>
              <w:t>DESCRIPCIÓN:</w:t>
            </w:r>
            <w:r>
              <w:rPr>
                <w:lang w:val="es-ES"/>
              </w:rPr>
              <w:t xml:space="preserve"> El caso de uso permite al Encargado de Stock registrar un reclamo al proveedor por los insumos faltantes o dañados de una recepción, para comunicárselo y esperar la entrega de lo pendiente.</w:t>
            </w:r>
          </w:p>
        </w:tc>
      </w:tr>
      <w:tr w:rsidR="00E70ABF" w:rsidRPr="00E70ABF" w14:paraId="6839A984" w14:textId="77777777">
        <w:tc>
          <w:tcPr>
            <w:tcW w:w="8494" w:type="dxa"/>
          </w:tcPr>
          <w:p w14:paraId="21CD9E2B" w14:textId="77777777" w:rsidR="00E70ABF" w:rsidRPr="00E70ABF" w:rsidRDefault="00E70ABF" w:rsidP="005775DA">
            <w:pPr>
              <w:rPr>
                <w:lang w:val="es-ES"/>
              </w:rPr>
            </w:pPr>
            <w:r>
              <w:rPr>
                <w:b/>
                <w:bCs/>
                <w:lang w:val="es-ES"/>
              </w:rPr>
              <w:t>ACTOR PRINCIPAL:</w:t>
            </w:r>
            <w:r>
              <w:rPr>
                <w:lang w:val="es-ES"/>
              </w:rPr>
              <w:t xml:space="preserve"> Encargado de Stock</w:t>
            </w:r>
          </w:p>
        </w:tc>
      </w:tr>
      <w:tr w:rsidR="00E70ABF" w:rsidRPr="00E70ABF" w14:paraId="4F07281D" w14:textId="77777777">
        <w:tc>
          <w:tcPr>
            <w:tcW w:w="8494" w:type="dxa"/>
          </w:tcPr>
          <w:p w14:paraId="07291B40" w14:textId="77777777" w:rsidR="00E70ABF" w:rsidRPr="00E70ABF" w:rsidRDefault="00E70ABF" w:rsidP="005775DA">
            <w:pPr>
              <w:rPr>
                <w:lang w:val="es-ES"/>
              </w:rPr>
            </w:pPr>
            <w:r>
              <w:rPr>
                <w:b/>
                <w:bCs/>
                <w:lang w:val="es-ES"/>
              </w:rPr>
              <w:t>ACTORES SECUNDARIOS:</w:t>
            </w:r>
            <w:r>
              <w:rPr>
                <w:lang w:val="es-ES"/>
              </w:rPr>
              <w:t xml:space="preserve"> No tiene.</w:t>
            </w:r>
          </w:p>
        </w:tc>
      </w:tr>
      <w:tr w:rsidR="00E70ABF" w:rsidRPr="00E70ABF" w14:paraId="28FB7CEC" w14:textId="77777777">
        <w:tc>
          <w:tcPr>
            <w:tcW w:w="8494" w:type="dxa"/>
          </w:tcPr>
          <w:p w14:paraId="609AAD69" w14:textId="77777777" w:rsidR="00E70ABF" w:rsidRPr="00E70ABF" w:rsidRDefault="00E70ABF" w:rsidP="005775DA">
            <w:pPr>
              <w:rPr>
                <w:lang w:val="es-ES"/>
              </w:rPr>
            </w:pPr>
            <w:r>
              <w:rPr>
                <w:b/>
                <w:bCs/>
                <w:lang w:val="es-ES"/>
              </w:rPr>
              <w:t>PRECONDICIONES:</w:t>
            </w:r>
            <w:r>
              <w:rPr>
                <w:lang w:val="es-ES"/>
              </w:rPr>
              <w:t xml:space="preserve"> Existe una recepción registrada con cantidades pendientes (ejecutado desde CU019 - Registrar Recepción de Mercadería).</w:t>
            </w:r>
          </w:p>
        </w:tc>
      </w:tr>
      <w:tr w:rsidR="00E70ABF" w:rsidRPr="00E70ABF" w14:paraId="7D5BAC65" w14:textId="77777777">
        <w:tc>
          <w:tcPr>
            <w:tcW w:w="8494" w:type="dxa"/>
          </w:tcPr>
          <w:p w14:paraId="52F4332A" w14:textId="77777777" w:rsidR="00E70ABF" w:rsidRPr="00E70ABF" w:rsidRDefault="00E70ABF" w:rsidP="005775DA">
            <w:pPr>
              <w:rPr>
                <w:lang w:val="es-ES"/>
              </w:rPr>
            </w:pPr>
            <w:r>
              <w:rPr>
                <w:b/>
                <w:bCs/>
                <w:lang w:val="es-ES"/>
              </w:rPr>
              <w:t>PUNTOS DE EXTENSIÓN:</w:t>
            </w:r>
            <w:r>
              <w:rPr>
                <w:lang w:val="es-ES"/>
              </w:rPr>
              <w:t xml:space="preserve"> No tiene.</w:t>
            </w:r>
          </w:p>
        </w:tc>
      </w:tr>
      <w:tr w:rsidR="00E70ABF" w:rsidRPr="00E70ABF" w14:paraId="0D9DC938" w14:textId="77777777">
        <w:tc>
          <w:tcPr>
            <w:tcW w:w="8494" w:type="dxa"/>
          </w:tcPr>
          <w:p w14:paraId="40F18C3D" w14:textId="77777777" w:rsidR="00E70ABF" w:rsidRPr="00E70ABF" w:rsidRDefault="00E70ABF" w:rsidP="005775DA">
            <w:pPr>
              <w:rPr>
                <w:lang w:val="es-ES"/>
              </w:rPr>
            </w:pPr>
            <w:r>
              <w:rPr>
                <w:b/>
                <w:bCs/>
                <w:lang w:val="es-ES"/>
              </w:rPr>
              <w:t>CONDICIÓN:</w:t>
            </w:r>
            <w:r>
              <w:rPr>
                <w:lang w:val="es-ES"/>
              </w:rPr>
              <w:t xml:space="preserve"> Cada insumo con diferencia debe tener un motivo indicado.</w:t>
            </w:r>
          </w:p>
        </w:tc>
      </w:tr>
      <w:tr w:rsidR="00E70ABF" w:rsidRPr="00E70ABF" w14:paraId="391A0F5E" w14:textId="77777777" w:rsidTr="001360FD">
        <w:trPr>
          <w:trHeight w:val="1962"/>
        </w:trPr>
        <w:tc>
          <w:tcPr>
            <w:tcW w:w="8494" w:type="dxa"/>
          </w:tcPr>
          <w:p w14:paraId="3C1C4F01" w14:textId="77777777" w:rsidR="00E70ABF" w:rsidRPr="00E70ABF" w:rsidRDefault="00E70ABF" w:rsidP="005775DA">
            <w:pPr>
              <w:rPr>
                <w:lang w:val="es-ES"/>
              </w:rPr>
            </w:pPr>
            <w:r>
              <w:rPr>
                <w:b/>
                <w:bCs/>
                <w:lang w:val="es-ES"/>
              </w:rPr>
              <w:lastRenderedPageBreak/>
              <w:t>ESCENARIO PRINCIPAL:</w:t>
            </w:r>
          </w:p>
          <w:p w14:paraId="250F9E39" w14:textId="77777777" w:rsidR="00E70ABF" w:rsidRPr="00E70ABF" w:rsidRDefault="00E70ABF">
            <w:pPr>
              <w:numPr>
                <w:ilvl w:val="0"/>
                <w:numId w:val="27"/>
              </w:numPr>
              <w:rPr>
                <w:lang w:val="es-ES"/>
              </w:rPr>
            </w:pPr>
            <w:r>
              <w:rPr>
                <w:lang w:val="es-ES"/>
              </w:rPr>
              <w:t>El sistema muestra los insumos de la recepción con diferencias y la cantidad pendiente de cada uno.</w:t>
            </w:r>
          </w:p>
          <w:p w14:paraId="6335C7C6" w14:textId="77777777" w:rsidR="00E70ABF" w:rsidRPr="00E70ABF" w:rsidRDefault="00E70ABF">
            <w:pPr>
              <w:numPr>
                <w:ilvl w:val="0"/>
                <w:numId w:val="27"/>
              </w:numPr>
              <w:rPr>
                <w:lang w:val="es-ES"/>
              </w:rPr>
            </w:pPr>
            <w:r>
              <w:rPr>
                <w:lang w:val="es-ES"/>
              </w:rPr>
              <w:t xml:space="preserve">El Encargado de Stock indica para cada insumo el motivo (</w:t>
            </w:r>
            <w:del w:id="1474" w:author="Claude" w:date="2026-10-05T00:00:00Z">
              <w:r>
                <w:rPr>
                  <w:lang w:val="es-ES"/>
                </w:rPr>
                <w:delText xml:space="preserve">faltante o dañado</w:delText>
              </w:r>
            </w:del>
            <w:ins w:id="1475" w:author="Claude" w:date="2026-10-05T00:00:00Z">
              <w:r>
                <w:rPr>
                  <w:lang w:val="es-ES"/>
                </w:rPr>
                <w:t xml:space="preserve">Faltante o Dañado</w:t>
              </w:r>
            </w:ins>
            <w:r>
              <w:rPr>
                <w:lang w:val="es-ES"/>
              </w:rPr>
              <w:t xml:space="preserve">), agrega una descripción </w:t>
            </w:r>
            <w:ins w:id="1476" w:author="Claude" w:date="2026-10-05T00:00:00Z">
              <w:r>
                <w:rPr>
                  <w:lang w:val="es-ES"/>
                </w:rPr>
                <w:t xml:space="preserve">opcional (hasta 200 caracteres) </w:t>
              </w:r>
            </w:ins>
            <w:r>
              <w:rPr>
                <w:lang w:val="es-ES"/>
              </w:rPr>
              <w:t xml:space="preserve">y confirma.</w:t>
            </w:r>
          </w:p>
          <w:p w14:paraId="793D20A3" w14:textId="213DD352" w:rsidR="00E70ABF" w:rsidRPr="00E70ABF" w:rsidRDefault="00E70ABF">
            <w:pPr>
              <w:numPr>
                <w:ilvl w:val="0"/>
                <w:numId w:val="27"/>
              </w:numPr>
              <w:rPr>
                <w:lang w:val="es-ES"/>
              </w:rPr>
            </w:pPr>
            <w:r>
              <w:rPr>
                <w:lang w:val="es-ES"/>
              </w:rPr>
              <w:t xml:space="preserve">El sistema registra el reclamo asociado a la recepción en estado "Pendiente"</w:t>
            </w:r>
            <w:ins w:id="1477" w:author="Claude" w:date="2026-10-05T00:00:00Z">
              <w:r>
                <w:rPr>
                  <w:lang w:val="es-ES"/>
                </w:rPr>
                <w:t xml:space="preserve">, en una operación aparte de la recepción,</w:t>
              </w:r>
            </w:ins>
            <w:r>
              <w:rPr>
                <w:lang w:val="es-ES"/>
              </w:rPr>
              <w:t xml:space="preserve"> y muestra en pantalla "El reclamo fue registrado".</w:t>
            </w:r>
          </w:p>
        </w:tc>
      </w:tr>
      <w:tr w:rsidR="00E70ABF" w:rsidRPr="00E70ABF" w14:paraId="36718076" w14:textId="77777777">
        <w:tc>
          <w:tcPr>
            <w:tcW w:w="8494" w:type="dxa"/>
          </w:tcPr>
          <w:p w14:paraId="06639C58" w14:textId="513D5EB5" w:rsidR="00E70ABF" w:rsidRPr="00E70ABF" w:rsidRDefault="00E70ABF" w:rsidP="00E70ABF">
            <w:pPr>
              <w:rPr>
                <w:lang w:val="es-ES"/>
              </w:rPr>
            </w:pPr>
            <w:r>
              <w:rPr>
                <w:b/>
                <w:bCs/>
              </w:rPr>
              <w:t xml:space="preserve">FLUJOS ALTERNATIVOS:</w:t>
            </w:r>
            <w:r>
              <w:rPr/>
              <w:br/>
              <w:t xml:space="preserve">FA1 - Motivo faltante</w:t>
              <w:br/>
              <w:t xml:space="preserve">3.1 El sistema detecta algún insumo sin motivo indicado.</w:t>
              <w:br/>
              <w:t xml:space="preserve">3.2 El sistema muestra en pantalla "Debe indicar el motivo de cada diferencia". Continúa en el punto 2.</w:t>
            </w:r>
            <w:ins w:id="1478" w:author="Claude" w:date="2026-10-05T00:00:00Z">
              <w:r>
                <w:rPr/>
                <w:br/>
                <w:t xml:space="preserve">FA2 - Cierre sin registrar el reclamo</w:t>
                <w:br/>
                <w:t xml:space="preserve">2.1 El Encargado de Stock cierra el formulario sin registrar el reclamo.</w:t>
                <w:br/>
                <w:t xml:space="preserve">2.2 El sistema pide confirmación antes de cerrar. La recepción ya quedó registrada.</w:t>
              </w:r>
            </w:ins>
          </w:p>
        </w:tc>
      </w:tr>
      <w:tr w:rsidR="00E70ABF" w:rsidRPr="00E70ABF" w14:paraId="5E4921E4" w14:textId="77777777">
        <w:tc>
          <w:tcPr>
            <w:tcW w:w="8494" w:type="dxa"/>
          </w:tcPr>
          <w:p w14:paraId="711C1B1D" w14:textId="36A6197F" w:rsidR="00E70ABF" w:rsidRPr="00E70ABF" w:rsidRDefault="00E70ABF" w:rsidP="00E70ABF">
            <w:pPr>
              <w:rPr>
                <w:b/>
                <w:bCs/>
                <w:lang w:val="es-ES"/>
              </w:rPr>
            </w:pPr>
            <w:r>
              <w:rPr>
                <w:b/>
                <w:bCs/>
                <w:lang w:val="es-ES"/>
              </w:rPr>
              <w:t xml:space="preserve">POSTCONDICIONES:</w:t>
            </w:r>
            <w:r>
              <w:rPr>
                <w:lang w:val="es-ES"/>
              </w:rPr>
              <w:t xml:space="preserve"> El reclamo queda registrado en estado "Pendiente" y asociado a la recepción. Las cantidades reclamadas siguen pendientes en la orden hasta una nueva recepción.</w:t>
            </w:r>
            <w:ins w:id="1479" w:author="Claude" w:date="2026-10-05T00:00:00Z">
              <w:r>
                <w:rPr>
                  <w:lang w:val="es-ES"/>
                </w:rPr>
                <w:t xml:space="preserve"> El reclamo pasa a "Resuelto" cuando una recepción posterior cierra la orden.</w:t>
              </w:r>
            </w:ins>
          </w:p>
        </w:tc>
      </w:tr>
    </w:tbl>
    <w:p w14:paraId="1708B5DF" w14:textId="77777777" w:rsidR="00BC5CC5" w:rsidRDefault="00BC5CC5" w:rsidP="00BC5CC5">
      <w:pPr>
        <w:rPr>
          <w:lang w:val="es-ES"/>
        </w:rPr>
      </w:pPr>
    </w:p>
    <w:p w14:paraId="1D97F3F3" w14:textId="14CC6DC8" w:rsidR="00384A79" w:rsidRDefault="00384A79" w:rsidP="00384A79">
      <w:pPr>
        <w:pStyle w:val="Ttulo4"/>
        <w:rPr>
          <w:lang w:val="es-ES"/>
        </w:rPr>
      </w:pPr>
      <w:r>
        <w:rPr>
          <w:lang w:val="es-ES"/>
        </w:rPr>
        <w:t>Diagrama de secuencias:</w:t>
      </w:r>
    </w:p>
    <w:p w14:paraId="2CDE57A8" w14:textId="7377353C" w:rsidR="00384A79" w:rsidRPr="00384A79" w:rsidRDefault="00384A79" w:rsidP="00384A79">
      <w:pPr>
        <w:rPr>
          <w:lang w:val="es-ES"/>
        </w:rPr>
      </w:pPr>
    </w:p>
    <w:p w14:paraId="2022136C" w14:textId="2BB0EC53" w:rsidR="00BC5CC5" w:rsidRDefault="00BC5CC5" w:rsidP="00BC5CC5">
      <w:pPr>
        <w:pStyle w:val="Ttulo4"/>
      </w:pPr>
      <w:r>
        <w:t>CU021 - Registrar Pago a Proveedor</w:t>
      </w:r>
    </w:p>
    <w:p w14:paraId="158AC05B" w14:textId="77777777" w:rsidR="00BC5CC5" w:rsidRDefault="00BC5CC5" w:rsidP="00BC5CC5"/>
    <w:tbl>
      <w:tblPr>
        <w:tblStyle w:val="Tablaconcuadrcula"/>
        <w:tblW w:w="0" w:type="auto"/>
        <w:tblLook w:val="04A0" w:firstRow="1" w:lastRow="0" w:firstColumn="1" w:lastColumn="0" w:noHBand="0" w:noVBand="1"/>
      </w:tblPr>
      <w:tblGrid>
        <w:gridCol w:w="8494"/>
      </w:tblGrid>
      <w:tr w:rsidR="00E70ABF" w:rsidRPr="00E70ABF" w14:paraId="56FA500B" w14:textId="77777777">
        <w:tc>
          <w:tcPr>
            <w:tcW w:w="8494" w:type="dxa"/>
          </w:tcPr>
          <w:p w14:paraId="254B5B4D" w14:textId="77777777" w:rsidR="00E70ABF" w:rsidRPr="00E70ABF" w:rsidRDefault="00E70ABF" w:rsidP="005B0B21">
            <w:pPr>
              <w:rPr>
                <w:lang w:val="es-ES"/>
              </w:rPr>
            </w:pPr>
            <w:r>
              <w:rPr>
                <w:b/>
                <w:bCs/>
                <w:lang w:val="es-ES"/>
              </w:rPr>
              <w:t>ID Y NOMBRE:</w:t>
            </w:r>
            <w:r>
              <w:rPr>
                <w:lang w:val="es-ES"/>
              </w:rPr>
              <w:t xml:space="preserve"> CU021 - Registrar Pago a Proveedor</w:t>
            </w:r>
          </w:p>
        </w:tc>
      </w:tr>
      <w:tr w:rsidR="00E70ABF" w:rsidRPr="00E70ABF" w14:paraId="60CC54EB" w14:textId="77777777">
        <w:tc>
          <w:tcPr>
            <w:tcW w:w="8494" w:type="dxa"/>
          </w:tcPr>
          <w:p w14:paraId="5BDDA33D" w14:textId="77777777" w:rsidR="00E70ABF" w:rsidRPr="00E70ABF" w:rsidRDefault="00E70ABF" w:rsidP="005B0B21">
            <w:pPr>
              <w:rPr>
                <w:lang w:val="es-ES"/>
              </w:rPr>
            </w:pPr>
            <w:r>
              <w:rPr>
                <w:b/>
                <w:bCs/>
                <w:lang w:val="es-ES"/>
              </w:rPr>
              <w:t>ESTADO:</w:t>
            </w:r>
            <w:r>
              <w:rPr>
                <w:lang w:val="es-ES"/>
              </w:rPr>
              <w:t xml:space="preserve"> En proceso</w:t>
            </w:r>
          </w:p>
        </w:tc>
      </w:tr>
      <w:tr w:rsidR="00E70ABF" w:rsidRPr="00E70ABF" w14:paraId="25775F4C" w14:textId="77777777">
        <w:tc>
          <w:tcPr>
            <w:tcW w:w="8494" w:type="dxa"/>
          </w:tcPr>
          <w:p w14:paraId="19E29B95" w14:textId="77777777" w:rsidR="00E70ABF" w:rsidRPr="00E70ABF" w:rsidRDefault="00E70ABF" w:rsidP="005B0B21">
            <w:pPr>
              <w:rPr>
                <w:lang w:val="es-ES"/>
              </w:rPr>
            </w:pPr>
            <w:r>
              <w:rPr>
                <w:b/>
                <w:bCs/>
                <w:lang w:val="es-ES"/>
              </w:rPr>
              <w:t>DESCRIPCIÓN:</w:t>
            </w:r>
            <w:r>
              <w:rPr>
                <w:lang w:val="es-ES"/>
              </w:rPr>
              <w:t xml:space="preserve"> El caso de uso permite al Dueño registrar el pago realizado al proveedor por una orden de compra cerrada. El pago se ejecuta por fuera del sistema.</w:t>
            </w:r>
          </w:p>
        </w:tc>
      </w:tr>
      <w:tr w:rsidR="00E70ABF" w:rsidRPr="00E70ABF" w14:paraId="7804F6E3" w14:textId="77777777">
        <w:tc>
          <w:tcPr>
            <w:tcW w:w="8494" w:type="dxa"/>
          </w:tcPr>
          <w:p w14:paraId="6F8FBAFA" w14:textId="77777777" w:rsidR="00E70ABF" w:rsidRPr="00E70ABF" w:rsidRDefault="00E70ABF" w:rsidP="005B0B21">
            <w:pPr>
              <w:rPr>
                <w:lang w:val="es-ES"/>
              </w:rPr>
            </w:pPr>
            <w:r>
              <w:rPr>
                <w:b/>
                <w:bCs/>
                <w:lang w:val="es-ES"/>
              </w:rPr>
              <w:t>ACTOR PRINCIPAL:</w:t>
            </w:r>
            <w:r>
              <w:rPr>
                <w:lang w:val="es-ES"/>
              </w:rPr>
              <w:t xml:space="preserve"> Dueño</w:t>
            </w:r>
          </w:p>
        </w:tc>
      </w:tr>
      <w:tr w:rsidR="00E70ABF" w:rsidRPr="00E70ABF" w14:paraId="645ED6FD" w14:textId="77777777">
        <w:tc>
          <w:tcPr>
            <w:tcW w:w="8494" w:type="dxa"/>
          </w:tcPr>
          <w:p w14:paraId="71805C38" w14:textId="77777777" w:rsidR="00E70ABF" w:rsidRPr="00E70ABF" w:rsidRDefault="00E70ABF" w:rsidP="005B0B21">
            <w:pPr>
              <w:rPr>
                <w:lang w:val="es-ES"/>
              </w:rPr>
            </w:pPr>
            <w:r>
              <w:rPr>
                <w:b/>
                <w:bCs/>
                <w:lang w:val="es-ES"/>
              </w:rPr>
              <w:t>ACTORES SECUNDARIOS:</w:t>
            </w:r>
            <w:r>
              <w:rPr>
                <w:lang w:val="es-ES"/>
              </w:rPr>
              <w:t xml:space="preserve"> No tiene.</w:t>
            </w:r>
          </w:p>
        </w:tc>
      </w:tr>
      <w:tr w:rsidR="00E70ABF" w:rsidRPr="00E70ABF" w14:paraId="045C1944" w14:textId="77777777">
        <w:tc>
          <w:tcPr>
            <w:tcW w:w="8494" w:type="dxa"/>
          </w:tcPr>
          <w:p w14:paraId="256A917C" w14:textId="77777777" w:rsidR="00E70ABF" w:rsidRPr="00E70ABF" w:rsidRDefault="00E70ABF" w:rsidP="005B0B21">
            <w:pPr>
              <w:rPr>
                <w:lang w:val="es-ES"/>
              </w:rPr>
            </w:pPr>
            <w:r>
              <w:rPr>
                <w:b/>
                <w:bCs/>
                <w:lang w:val="es-ES"/>
              </w:rPr>
              <w:t>PRECONDICIONES:</w:t>
            </w:r>
            <w:r>
              <w:rPr>
                <w:lang w:val="es-ES"/>
              </w:rPr>
              <w:t xml:space="preserve"> El Dueño está autenticado en el sistema. Existe al menos una orden de compra en estado "Cerrada".</w:t>
            </w:r>
          </w:p>
        </w:tc>
      </w:tr>
      <w:tr w:rsidR="00E70ABF" w:rsidRPr="00E70ABF" w14:paraId="6C798EEE" w14:textId="77777777">
        <w:tc>
          <w:tcPr>
            <w:tcW w:w="8494" w:type="dxa"/>
          </w:tcPr>
          <w:p w14:paraId="5C4209A9" w14:textId="77777777" w:rsidR="00E70ABF" w:rsidRPr="00E70ABF" w:rsidRDefault="00E70ABF" w:rsidP="005B0B21">
            <w:pPr>
              <w:rPr>
                <w:lang w:val="es-ES"/>
              </w:rPr>
            </w:pPr>
            <w:r>
              <w:rPr>
                <w:b/>
                <w:bCs/>
                <w:lang w:val="es-ES"/>
              </w:rPr>
              <w:t>PUNTOS DE EXTENSIÓN:</w:t>
            </w:r>
            <w:r>
              <w:rPr>
                <w:lang w:val="es-ES"/>
              </w:rPr>
              <w:t xml:space="preserve"> No tiene.</w:t>
            </w:r>
          </w:p>
        </w:tc>
      </w:tr>
      <w:tr w:rsidR="00E70ABF" w:rsidRPr="00E70ABF" w14:paraId="0CA1F630" w14:textId="77777777">
        <w:tc>
          <w:tcPr>
            <w:tcW w:w="8494" w:type="dxa"/>
          </w:tcPr>
          <w:p w14:paraId="0E6D27F1" w14:textId="77777777" w:rsidR="00E70ABF" w:rsidRPr="00E70ABF" w:rsidRDefault="00E70ABF" w:rsidP="005B0B21">
            <w:pPr>
              <w:rPr>
                <w:lang w:val="es-ES"/>
              </w:rPr>
            </w:pPr>
            <w:r>
              <w:rPr>
                <w:b/>
                <w:bCs/>
                <w:lang w:val="es-ES"/>
              </w:rPr>
              <w:t>CONDICIÓN:</w:t>
            </w:r>
            <w:r>
              <w:rPr>
                <w:lang w:val="es-ES"/>
              </w:rPr>
              <w:t xml:space="preserve"> La orden seleccionada debe estar "Cerrada" y no tener un pago registrado.</w:t>
            </w:r>
          </w:p>
        </w:tc>
      </w:tr>
      <w:tr w:rsidR="00E70ABF" w:rsidRPr="00E70ABF" w14:paraId="6AD955E5" w14:textId="77777777" w:rsidTr="00C92585">
        <w:trPr>
          <w:trHeight w:val="2524"/>
        </w:trPr>
        <w:tc>
          <w:tcPr>
            <w:tcW w:w="8494" w:type="dxa"/>
          </w:tcPr>
          <w:p w14:paraId="600C8EE2" w14:textId="77777777" w:rsidR="00E70ABF" w:rsidRPr="00E70ABF" w:rsidRDefault="00E70ABF" w:rsidP="005B0B21">
            <w:pPr>
              <w:rPr>
                <w:lang w:val="es-ES"/>
              </w:rPr>
            </w:pPr>
            <w:r>
              <w:rPr>
                <w:b/>
                <w:bCs/>
                <w:lang w:val="es-ES"/>
              </w:rPr>
              <w:lastRenderedPageBreak/>
              <w:t>ESCENARIO PRINCIPAL:</w:t>
            </w:r>
          </w:p>
          <w:p w14:paraId="5CD2702E" w14:textId="77777777" w:rsidR="00E70ABF" w:rsidRPr="00E70ABF" w:rsidRDefault="00E70ABF">
            <w:pPr>
              <w:numPr>
                <w:ilvl w:val="0"/>
                <w:numId w:val="28"/>
              </w:numPr>
              <w:rPr>
                <w:lang w:val="es-ES"/>
              </w:rPr>
            </w:pPr>
            <w:r>
              <w:rPr>
                <w:lang w:val="es-ES"/>
              </w:rPr>
              <w:t xml:space="preserve">El Dueño ingresa a los pagos a proveedores y el sistema muestra las órdenes cerradas pendientes de pago con su total</w:t>
            </w:r>
            <w:ins w:id="1480" w:author="Claude" w:date="2026-10-05T00:00:00Z">
              <w:r>
                <w:rPr>
                  <w:lang w:val="es-ES"/>
                </w:rPr>
                <w:t xml:space="preserve"> (suma de la cantidad recibida por el costo de cada recepción)</w:t>
              </w:r>
            </w:ins>
            <w:r>
              <w:rPr>
                <w:lang w:val="es-ES"/>
              </w:rPr>
              <w:t xml:space="preserve">.</w:t>
            </w:r>
          </w:p>
          <w:p w14:paraId="10268D20" w14:textId="77777777" w:rsidR="00E70ABF" w:rsidRPr="00E70ABF" w:rsidRDefault="00E70ABF">
            <w:pPr>
              <w:numPr>
                <w:ilvl w:val="0"/>
                <w:numId w:val="28"/>
              </w:numPr>
              <w:rPr>
                <w:lang w:val="es-ES"/>
              </w:rPr>
            </w:pPr>
            <w:r>
              <w:rPr>
                <w:lang w:val="es-ES"/>
              </w:rPr>
              <w:t xml:space="preserve">El Dueño selecciona una orden y el sistema muestra el proveedor, las </w:t>
            </w:r>
            <w:del w:id="1481" w:author="Claude" w:date="2026-10-05T00:00:00Z">
              <w:r>
                <w:rPr>
                  <w:lang w:val="es-ES"/>
                </w:rPr>
                <w:delText xml:space="preserve">facturas asociadas</w:delText>
              </w:r>
            </w:del>
            <w:ins w:id="1482" w:author="Claude" w:date="2026-10-05T00:00:00Z">
              <w:r>
                <w:rPr>
                  <w:lang w:val="es-ES"/>
                </w:rPr>
                <w:t xml:space="preserve">recepciones con su remito, factura del proveedor e importe,</w:t>
              </w:r>
            </w:ins>
            <w:r>
              <w:rPr>
                <w:lang w:val="es-ES"/>
              </w:rPr>
              <w:t xml:space="preserve"> y el total a pagar.</w:t>
            </w:r>
          </w:p>
          <w:p w14:paraId="3200B421" w14:textId="77777777" w:rsidR="00E70ABF" w:rsidRPr="00E70ABF" w:rsidRDefault="00E70ABF">
            <w:pPr>
              <w:numPr>
                <w:ilvl w:val="0"/>
                <w:numId w:val="28"/>
              </w:numPr>
              <w:rPr>
                <w:lang w:val="es-ES"/>
              </w:rPr>
            </w:pPr>
            <w:r>
              <w:rPr>
                <w:lang w:val="es-ES"/>
              </w:rPr>
              <w:t xml:space="preserve">El Dueño ingresa la fecha, el medio de pago</w:t>
            </w:r>
            <w:ins w:id="1483" w:author="Claude" w:date="2026-10-05T00:00:00Z">
              <w:r>
                <w:rPr>
                  <w:lang w:val="es-ES"/>
                </w:rPr>
                <w:t xml:space="preserve"> (Transferencia, Efectivo, Cheque o Débito)</w:t>
              </w:r>
            </w:ins>
            <w:r>
              <w:rPr>
                <w:lang w:val="es-ES"/>
              </w:rPr>
              <w:t xml:space="preserve">, el monto</w:t>
            </w:r>
            <w:ins w:id="1484" w:author="Claude" w:date="2026-10-05T00:00:00Z">
              <w:r>
                <w:rPr>
                  <w:lang w:val="es-ES"/>
                </w:rPr>
                <w:t xml:space="preserve">, que el sistema propone igual al total,</w:t>
              </w:r>
            </w:ins>
            <w:r>
              <w:rPr>
                <w:lang w:val="es-ES"/>
              </w:rPr>
              <w:t xml:space="preserve"> y el número de comprobante, y confirma.</w:t>
            </w:r>
          </w:p>
          <w:p w14:paraId="3C6E344E" w14:textId="600B35F8" w:rsidR="00E70ABF" w:rsidRPr="00E70ABF" w:rsidRDefault="00E70ABF">
            <w:pPr>
              <w:numPr>
                <w:ilvl w:val="0"/>
                <w:numId w:val="28"/>
              </w:numPr>
              <w:rPr>
                <w:lang w:val="es-ES"/>
              </w:rPr>
            </w:pPr>
            <w:r>
              <w:rPr>
                <w:lang w:val="es-ES"/>
              </w:rPr>
              <w:t xml:space="preserve">El sistema valida los datos</w:t>
            </w:r>
            <w:ins w:id="1485" w:author="Claude" w:date="2026-10-05T00:00:00Z">
              <w:r>
                <w:rPr>
                  <w:lang w:val="es-ES"/>
                </w:rPr>
                <w:t xml:space="preserve"> y, en una sola transacción</w:t>
              </w:r>
            </w:ins>
            <w:r>
              <w:rPr>
                <w:lang w:val="es-ES"/>
              </w:rPr>
              <w:t xml:space="preserve">, registra el pago</w:t>
            </w:r>
            <w:del w:id="1486" w:author="Claude" w:date="2026-10-05T00:00:00Z">
              <w:r>
                <w:rPr>
                  <w:lang w:val="es-ES"/>
                </w:rPr>
                <w:delText xml:space="preserve">,</w:delText>
              </w:r>
            </w:del>
            <w:ins w:id="1487" w:author="Claude" w:date="2026-10-05T00:00:00Z">
              <w:r>
                <w:rPr>
                  <w:lang w:val="es-ES"/>
                </w:rPr>
                <w:t xml:space="preserve"> y</w:t>
              </w:r>
            </w:ins>
            <w:r>
              <w:rPr>
                <w:lang w:val="es-ES"/>
              </w:rPr>
              <w:t xml:space="preserve"> cambia el estado de la orden a "Pagada"</w:t>
            </w:r>
            <w:del w:id="1488" w:author="Claude" w:date="2026-10-05T00:00:00Z">
              <w:r>
                <w:rPr>
                  <w:lang w:val="es-ES"/>
                </w:rPr>
                <w:delText xml:space="preserve"> y muestra</w:delText>
              </w:r>
            </w:del>
            <w:ins w:id="1489" w:author="Claude" w:date="2026-10-05T00:00:00Z">
              <w:r>
                <w:rPr>
                  <w:lang w:val="es-ES"/>
                </w:rPr>
                <w:t xml:space="preserve">. Muestra</w:t>
              </w:r>
            </w:ins>
            <w:r>
              <w:rPr>
                <w:lang w:val="es-ES"/>
              </w:rPr>
              <w:t xml:space="preserve"> en pantalla "</w:t>
            </w:r>
            <w:del w:id="1490" w:author="Claude" w:date="2026-10-05T00:00:00Z">
              <w:r>
                <w:rPr>
                  <w:lang w:val="es-ES"/>
                </w:rPr>
                <w:delText xml:space="preserve">El pago fue registrado</w:delText>
              </w:r>
            </w:del>
            <w:ins w:id="1491" w:author="Claude" w:date="2026-10-05T00:00:00Z">
              <w:r>
                <w:rPr>
                  <w:lang w:val="es-ES"/>
                </w:rPr>
                <w:t xml:space="preserve">Pago registrado. La orden quedó Pagada</w:t>
              </w:r>
            </w:ins>
            <w:r>
              <w:rPr>
                <w:lang w:val="es-ES"/>
              </w:rPr>
              <w:t xml:space="preserve">".</w:t>
            </w:r>
          </w:p>
        </w:tc>
      </w:tr>
      <w:tr w:rsidR="00E70ABF" w:rsidRPr="00E70ABF" w14:paraId="3CDB57E6" w14:textId="77777777">
        <w:tc>
          <w:tcPr>
            <w:tcW w:w="8494" w:type="dxa"/>
          </w:tcPr>
          <w:p w14:paraId="0A536877" w14:textId="77777777" w:rsidR="00E70ABF" w:rsidRPr="00E70ABF" w:rsidRDefault="00E70ABF" w:rsidP="005B0B21">
            <w:pPr>
              <w:rPr>
                <w:lang w:val="es-ES"/>
              </w:rPr>
            </w:pPr>
            <w:r>
              <w:rPr>
                <w:b/>
                <w:bCs/>
                <w:lang w:val="es-ES"/>
              </w:rPr>
              <w:t xml:space="preserve">FLUJOS ALTERNATIVOS:</w:t>
            </w:r>
            <w:r>
              <w:rPr>
                <w:lang w:val="es-ES"/>
              </w:rPr>
              <w:br/>
            </w:r>
            <w:r>
              <w:rPr>
                <w:b/>
                <w:bCs/>
                <w:lang w:val="es-ES"/>
              </w:rPr>
              <w:t xml:space="preserve">FA1 - Sin órdenes pendientes de pago</w:t>
            </w:r>
            <w:r>
              <w:rPr>
                <w:lang w:val="es-ES"/>
              </w:rPr>
              <w:br/>
              <w:t xml:space="preserve">1.1 El sistema detecta que no hay órdenes cerradas pendientes de pago.</w:t>
              <w:br/>
              <w:t xml:space="preserve">1.2 El sistema muestra en pantalla "No hay órdenes pendientes de pago". Fin del caso de uso.</w:t>
              <w:br/>
            </w:r>
            <w:r>
              <w:rPr>
                <w:b/>
                <w:bCs/>
                <w:lang w:val="es-ES"/>
              </w:rPr>
              <w:t xml:space="preserve">FA2 - Datos de pago inválidos</w:t>
            </w:r>
            <w:r>
              <w:rPr>
                <w:lang w:val="es-ES"/>
              </w:rPr>
              <w:br/>
              <w:t xml:space="preserve">4.1 El sistema detecta campos vacíos, un </w:t>
            </w:r>
            <w:ins w:id="1492" w:author="Claude" w:date="2026-10-05T00:00:00Z">
              <w:r>
                <w:rPr>
                  <w:lang w:val="es-ES"/>
                </w:rPr>
                <w:t xml:space="preserve">comprobante de más de 30 caracteres, una fecha futura o anterior a la orden, un </w:t>
              </w:r>
            </w:ins>
            <w:r>
              <w:rPr>
                <w:lang w:val="es-ES"/>
              </w:rPr>
              <w:t xml:space="preserve">monto menor o igual a cero o </w:t>
            </w:r>
            <w:del w:id="1493" w:author="Claude" w:date="2026-10-05T00:00:00Z">
              <w:r>
                <w:rPr>
                  <w:lang w:val="es-ES"/>
                </w:rPr>
                <w:delText xml:space="preserve">un monto </w:delText>
              </w:r>
            </w:del>
            <w:r>
              <w:rPr>
                <w:lang w:val="es-ES"/>
              </w:rPr>
              <w:t xml:space="preserve">distinto al total de la orden</w:t>
            </w:r>
            <w:ins w:id="1494" w:author="Claude" w:date="2026-10-05T00:00:00Z">
              <w:r>
                <w:rPr>
                  <w:lang w:val="es-ES"/>
                </w:rPr>
                <w:t xml:space="preserve">, o que la orden ya fue pagada</w:t>
              </w:r>
            </w:ins>
            <w:r>
              <w:rPr>
                <w:lang w:val="es-ES"/>
              </w:rPr>
              <w:t xml:space="preserve">.</w:t>
              <w:br/>
              <w:t xml:space="preserve">4.2 El sistema muestra en pantalla el error correspondiente. Continúa en el punto 3.</w:t>
            </w:r>
          </w:p>
        </w:tc>
      </w:tr>
      <w:tr w:rsidR="00E70ABF" w:rsidRPr="00E70ABF" w14:paraId="230F417E" w14:textId="77777777">
        <w:tc>
          <w:tcPr>
            <w:tcW w:w="8494" w:type="dxa"/>
          </w:tcPr>
          <w:p w14:paraId="45C7F503" w14:textId="77777777" w:rsidR="00E70ABF" w:rsidRPr="00E70ABF" w:rsidRDefault="00E70ABF" w:rsidP="005B0B21">
            <w:pPr>
              <w:rPr>
                <w:lang w:val="es-ES"/>
              </w:rPr>
            </w:pPr>
            <w:r>
              <w:rPr>
                <w:b/>
                <w:bCs/>
                <w:lang w:val="es-ES"/>
              </w:rPr>
              <w:t>POSTCONDICIONES:</w:t>
            </w:r>
            <w:r>
              <w:rPr>
                <w:lang w:val="es-ES"/>
              </w:rPr>
              <w:t xml:space="preserve"> El pago queda registrado y la orden en estado "Pagada".</w:t>
            </w:r>
          </w:p>
        </w:tc>
      </w:tr>
    </w:tbl>
    <w:p w14:paraId="775DC979" w14:textId="77777777" w:rsidR="00BC5CC5" w:rsidRDefault="00BC5CC5" w:rsidP="00BC5CC5">
      <w:pPr>
        <w:rPr>
          <w:lang w:val="es-ES"/>
        </w:rPr>
      </w:pPr>
    </w:p>
    <w:p w14:paraId="7A8F21D8" w14:textId="3646DCCA" w:rsidR="00384A79" w:rsidRDefault="00384A79" w:rsidP="00384A79">
      <w:pPr>
        <w:pStyle w:val="Ttulo4"/>
        <w:rPr>
          <w:lang w:val="es-ES"/>
        </w:rPr>
      </w:pPr>
      <w:r>
        <w:rPr>
          <w:lang w:val="es-ES"/>
        </w:rPr>
        <w:t>Diagrama de Secuencias:</w:t>
      </w:r>
    </w:p>
    <w:p w14:paraId="259C2D01" w14:textId="77777777" w:rsidR="00384A79" w:rsidRPr="00384A79" w:rsidRDefault="00384A79" w:rsidP="00384A79">
      <w:pPr>
        <w:rPr>
          <w:lang w:val="es-ES"/>
        </w:rPr>
      </w:pPr>
    </w:p>
    <w:p w14:paraId="1CF087A4" w14:textId="02D8FF14" w:rsidR="00CA1B3A" w:rsidRDefault="00CA1B3A" w:rsidP="00CA1B3A">
      <w:pPr>
        <w:pStyle w:val="Ttulo4"/>
      </w:pPr>
      <w:r>
        <w:t xml:space="preserve">CU022 – Insertar Proveedor</w:t>
      </w:r>
    </w:p>
    <w:tbl>
      <w:tblPr>
        <w:tblStyle w:val="Tablaconcuadrcula"/>
        <w:tblW w:w="0" w:type="auto"/>
        <w:tblLook w:val="04A0" w:firstRow="1" w:lastRow="0" w:firstColumn="1" w:lastColumn="0" w:noHBand="0" w:noVBand="1"/>
      </w:tblPr>
      <w:tblGrid>
        <w:gridCol w:w="8494"/>
      </w:tblGrid>
      <w:tr w:rsidR="00CA1B3A" w:rsidRPr="00E70ABF" w14:paraId="052D1A53" w14:textId="77777777" w:rsidTr="0007662C">
        <w:tc>
          <w:tcPr>
            <w:tcW w:w="8494" w:type="dxa"/>
          </w:tcPr>
          <w:p w14:paraId="52904ED5" w14:textId="72A2ED2F" w:rsidR="00CA1B3A" w:rsidRPr="00E70ABF" w:rsidRDefault="00CA1B3A" w:rsidP="00CA1B3A">
            <w:pPr>
              <w:rPr>
                <w:lang w:val="es-ES"/>
              </w:rPr>
            </w:pPr>
            <w:r>
              <w:rPr>
                <w:b/>
                <w:bCs/>
                <w:lang w:val="es-ES"/>
              </w:rPr>
              <w:t xml:space="preserve">ID Y NOMBRE: </w:t>
            </w:r>
            <w:r>
              <w:rPr>
                <w:lang w:val="es-ES"/>
              </w:rPr>
              <w:t xml:space="preserve">CU022 - Insertar Proveedor</w:t>
            </w:r>
          </w:p>
        </w:tc>
      </w:tr>
      <w:tr w:rsidR="00CA1B3A" w:rsidRPr="00E70ABF" w14:paraId="6ED24D27" w14:textId="77777777" w:rsidTr="0007662C">
        <w:tc>
          <w:tcPr>
            <w:tcW w:w="8494" w:type="dxa"/>
          </w:tcPr>
          <w:p w14:paraId="2E578692" w14:textId="77777777" w:rsidR="00CA1B3A" w:rsidRPr="00E70ABF" w:rsidRDefault="00CA1B3A" w:rsidP="0007662C">
            <w:pPr>
              <w:rPr>
                <w:lang w:val="es-ES"/>
              </w:rPr>
            </w:pPr>
            <w:r>
              <w:rPr>
                <w:b/>
                <w:bCs/>
                <w:lang w:val="es-ES"/>
              </w:rPr>
              <w:t>ESTADO:</w:t>
            </w:r>
            <w:r>
              <w:rPr>
                <w:lang w:val="es-ES"/>
              </w:rPr>
              <w:t xml:space="preserve"> En proceso</w:t>
            </w:r>
          </w:p>
        </w:tc>
      </w:tr>
      <w:tr w:rsidR="00CA1B3A" w:rsidRPr="00E70ABF" w14:paraId="7390F6FC" w14:textId="77777777" w:rsidTr="0007662C">
        <w:tc>
          <w:tcPr>
            <w:tcW w:w="8494" w:type="dxa"/>
          </w:tcPr>
          <w:p w14:paraId="14E6C143" w14:textId="0E8F3BCF" w:rsidR="00CA1B3A" w:rsidRPr="00E70ABF" w:rsidRDefault="00CA1B3A" w:rsidP="00CA1B3A">
            <w:pPr>
              <w:rPr>
                <w:lang w:val="es-ES"/>
              </w:rPr>
            </w:pPr>
            <w:r>
              <w:rPr>
                <w:b/>
                <w:bCs/>
                <w:lang w:val="es-ES"/>
              </w:rPr>
              <w:t xml:space="preserve">DESCRIPCIÓN: </w:t>
            </w:r>
            <w:r>
              <w:rPr>
                <w:lang w:val="es-ES"/>
              </w:rPr>
              <w:t xml:space="preserve">Permite registrar un nuevo proveedor con sus datos de contacto y los insumos que ofrece, para poder generarle órdenes de compra.</w:t>
            </w:r>
          </w:p>
        </w:tc>
      </w:tr>
      <w:tr w:rsidR="00CA1B3A" w:rsidRPr="00E70ABF" w14:paraId="52772F03" w14:textId="77777777" w:rsidTr="0007662C">
        <w:tc>
          <w:tcPr>
            <w:tcW w:w="8494" w:type="dxa"/>
          </w:tcPr>
          <w:p w14:paraId="1B6024F9" w14:textId="6A442453" w:rsidR="00CA1B3A" w:rsidRPr="00E70ABF" w:rsidRDefault="00CA1B3A" w:rsidP="00CA1B3A">
            <w:pPr>
              <w:rPr>
                <w:lang w:val="es-ES"/>
              </w:rPr>
            </w:pPr>
            <w:r>
              <w:rPr>
                <w:b/>
                <w:bCs/>
                <w:lang w:val="es-ES"/>
              </w:rPr>
              <w:t xml:space="preserve">ACTOR PRINCIPAL: </w:t>
            </w:r>
            <w:r>
              <w:rPr>
                <w:lang w:val="es-ES"/>
              </w:rPr>
              <w:t xml:space="preserve">Encargado de Stock</w:t>
            </w:r>
          </w:p>
        </w:tc>
      </w:tr>
      <w:tr w:rsidR="00CA1B3A" w:rsidRPr="00E70ABF" w14:paraId="350A30DA" w14:textId="77777777" w:rsidTr="0007662C">
        <w:tc>
          <w:tcPr>
            <w:tcW w:w="8494" w:type="dxa"/>
          </w:tcPr>
          <w:p w14:paraId="415355AA" w14:textId="77777777" w:rsidR="00CA1B3A" w:rsidRPr="00E70ABF" w:rsidRDefault="00CA1B3A" w:rsidP="0007662C">
            <w:pPr>
              <w:rPr>
                <w:lang w:val="es-ES"/>
              </w:rPr>
            </w:pPr>
            <w:r>
              <w:rPr>
                <w:b/>
                <w:bCs/>
                <w:lang w:val="es-ES"/>
              </w:rPr>
              <w:t>ACTORES SECUNDARIOS:</w:t>
            </w:r>
            <w:r>
              <w:rPr>
                <w:lang w:val="es-ES"/>
              </w:rPr>
              <w:t xml:space="preserve"> No tiene.</w:t>
            </w:r>
          </w:p>
        </w:tc>
      </w:tr>
      <w:tr w:rsidR="00CA1B3A" w:rsidRPr="00E70ABF" w14:paraId="35131F78" w14:textId="77777777" w:rsidTr="0007662C">
        <w:tc>
          <w:tcPr>
            <w:tcW w:w="8494" w:type="dxa"/>
          </w:tcPr>
          <w:p w14:paraId="6300E9B8" w14:textId="26F196C7" w:rsidR="00CA1B3A" w:rsidRPr="00E70ABF" w:rsidRDefault="00CA1B3A" w:rsidP="00CA1B3A">
            <w:pPr>
              <w:rPr>
                <w:lang w:val="es-ES"/>
              </w:rPr>
            </w:pPr>
            <w:r>
              <w:rPr>
                <w:b/>
                <w:bCs/>
                <w:lang w:val="es-ES"/>
              </w:rPr>
              <w:t xml:space="preserve">PRECONDICIONES: </w:t>
            </w:r>
            <w:r>
              <w:rPr>
                <w:lang w:val="es-ES"/>
              </w:rPr>
              <w:t xml:space="preserve">El Encargado de Stock inició sesión en el sistema. Existe al menos un insumo activo.</w:t>
            </w:r>
          </w:p>
        </w:tc>
      </w:tr>
      <w:tr w:rsidR="00CA1B3A" w:rsidRPr="00E70ABF" w14:paraId="7508BE28" w14:textId="77777777" w:rsidTr="0007662C">
        <w:tc>
          <w:tcPr>
            <w:tcW w:w="8494" w:type="dxa"/>
          </w:tcPr>
          <w:p w14:paraId="39AB2073" w14:textId="77777777" w:rsidR="00CA1B3A" w:rsidRPr="00E70ABF" w:rsidRDefault="00CA1B3A" w:rsidP="0007662C">
            <w:pPr>
              <w:rPr>
                <w:lang w:val="es-ES"/>
              </w:rPr>
            </w:pPr>
            <w:r>
              <w:rPr>
                <w:b/>
                <w:bCs/>
                <w:lang w:val="es-ES"/>
              </w:rPr>
              <w:t>PUNTOS DE EXTENSIÓN:</w:t>
            </w:r>
            <w:r>
              <w:rPr>
                <w:lang w:val="es-ES"/>
              </w:rPr>
              <w:t xml:space="preserve"> No tiene.</w:t>
            </w:r>
          </w:p>
        </w:tc>
      </w:tr>
      <w:tr w:rsidR="00CA1B3A" w:rsidRPr="00E70ABF" w14:paraId="59FDF376" w14:textId="77777777" w:rsidTr="0007662C">
        <w:tc>
          <w:tcPr>
            <w:tcW w:w="8494" w:type="dxa"/>
          </w:tcPr>
          <w:p w14:paraId="6B73F153" w14:textId="193B61F7" w:rsidR="00CA1B3A" w:rsidRPr="00E70ABF" w:rsidRDefault="00CA1B3A" w:rsidP="00CA1B3A">
            <w:pPr>
              <w:rPr>
                <w:lang w:val="es-ES"/>
              </w:rPr>
            </w:pPr>
            <w:r>
              <w:rPr>
                <w:b/>
                <w:bCs/>
                <w:lang w:val="es-ES"/>
              </w:rPr>
              <w:t>CONDICIÓN:</w:t>
            </w:r>
            <w:r>
              <w:rPr>
                <w:lang w:val="es-ES"/>
              </w:rPr>
              <w:t xml:space="preserve"> Este caso de uso extiende a CU016 - Generar Orden de Compra cuando el proveedor al que se quiere pedir no está registrado.</w:t>
            </w:r>
          </w:p>
        </w:tc>
      </w:tr>
      <w:tr w:rsidR="00CA1B3A" w:rsidRPr="00E70ABF" w14:paraId="3E53EEF2" w14:textId="77777777" w:rsidTr="0007662C">
        <w:trPr>
          <w:trHeight w:val="2524"/>
        </w:trPr>
        <w:tc>
          <w:tcPr>
            <w:tcW w:w="8494" w:type="dxa"/>
          </w:tcPr>
          <w:p w14:paraId="7E71EEDF" w14:textId="77777777" w:rsidR="00CA1B3A" w:rsidRPr="00E70ABF" w:rsidRDefault="00CA1B3A" w:rsidP="0007662C">
            <w:pPr>
              <w:rPr>
                <w:lang w:val="es-ES"/>
              </w:rPr>
            </w:pPr>
            <w:r>
              <w:rPr>
                <w:b/>
                <w:bCs/>
                <w:lang w:val="es-ES"/>
              </w:rPr>
              <w:lastRenderedPageBreak/>
              <w:t>ESCENARIO PRINCIPAL:</w:t>
            </w:r>
          </w:p>
          <w:p w14:paraId="7927AEDF" w14:textId="14E4FC9E" w:rsidR="00CA1B3A" w:rsidRPr="00CA1B3A" w:rsidRDefault="00CA1B3A" w:rsidP="00CA1B3A">
            <w:pPr>
              <w:numPr>
                <w:ilvl w:val="0"/>
                <w:numId w:val="30"/>
              </w:numPr>
              <w:rPr>
                <w:lang w:val="es-ES"/>
              </w:rPr>
            </w:pPr>
            <w:r>
              <w:rPr>
                <w:lang w:val="es-ES"/>
              </w:rPr>
              <w:t>El Encargado de Stock selecciona la opción de registrar un nuevo proveedor.</w:t>
            </w:r>
          </w:p>
          <w:p w14:paraId="026CA2F2" w14:textId="28E67453" w:rsidR="00CA1B3A" w:rsidRPr="00CA1B3A" w:rsidRDefault="00CA1B3A" w:rsidP="00CA1B3A">
            <w:pPr>
              <w:numPr>
                <w:ilvl w:val="0"/>
                <w:numId w:val="30"/>
              </w:numPr>
              <w:rPr>
                <w:lang w:val="es-ES"/>
              </w:rPr>
            </w:pPr>
            <w:r>
              <w:rPr>
                <w:lang w:val="es-ES"/>
              </w:rPr>
              <w:t>El sistema muestra el formulario de proveedor vacío y el listado de insumos activos.</w:t>
            </w:r>
          </w:p>
          <w:p w14:paraId="1CB3C0C2" w14:textId="7866B40D" w:rsidR="00CA1B3A" w:rsidRPr="00CA1B3A" w:rsidRDefault="00CA1B3A" w:rsidP="00CA1B3A">
            <w:pPr>
              <w:numPr>
                <w:ilvl w:val="0"/>
                <w:numId w:val="30"/>
              </w:numPr>
              <w:rPr>
                <w:lang w:val="es-ES"/>
              </w:rPr>
            </w:pPr>
            <w:r>
              <w:rPr>
                <w:lang w:val="es-ES"/>
              </w:rPr>
              <w:t xml:space="preserve">El Encargado de Stock ingresa la razón social, el CUIT</w:t>
            </w:r>
            <w:ins w:id="1495" w:author="Claude" w:date="2026-10-05T00:00:00Z">
              <w:r>
                <w:rPr>
                  <w:lang w:val="es-ES"/>
                </w:rPr>
                <w:t xml:space="preserve"> (con o sin guiones)</w:t>
              </w:r>
            </w:ins>
            <w:r>
              <w:rPr>
                <w:lang w:val="es-ES"/>
              </w:rPr>
              <w:t xml:space="preserve">, el teléfono y el correo, selecciona los insumos que ofrece el proveedor y confirma el alta.</w:t>
            </w:r>
          </w:p>
          <w:p w14:paraId="10DE61A0" w14:textId="17E0D464" w:rsidR="00CA1B3A" w:rsidRPr="00E70ABF" w:rsidRDefault="00CA1B3A" w:rsidP="00CA1B3A">
            <w:pPr>
              <w:numPr>
                <w:ilvl w:val="0"/>
                <w:numId w:val="30"/>
              </w:numPr>
              <w:rPr>
                <w:lang w:val="es-ES"/>
              </w:rPr>
            </w:pPr>
            <w:r>
              <w:rPr>
                <w:lang w:val="es-ES"/>
              </w:rPr>
              <w:t xml:space="preserve">El sistema valida los datos</w:t>
            </w:r>
            <w:ins w:id="1496" w:author="Claude" w:date="2026-10-05T00:00:00Z">
              <w:r>
                <w:rPr>
                  <w:lang w:val="es-ES"/>
                </w:rPr>
                <w:t xml:space="preserve">, guarda el CUIT con el formato XX-XXXXXXXX-X</w:t>
              </w:r>
            </w:ins>
            <w:r>
              <w:rPr>
                <w:lang w:val="es-ES"/>
              </w:rPr>
              <w:t xml:space="preserve">, registra el proveedor como activo con sus insumos, y confirma el alta en pantalla.</w:t>
            </w:r>
          </w:p>
        </w:tc>
      </w:tr>
      <w:tr w:rsidR="00CA1B3A" w:rsidRPr="00E70ABF" w14:paraId="40C56F72" w14:textId="77777777" w:rsidTr="0007662C">
        <w:tc>
          <w:tcPr>
            <w:tcW w:w="8494" w:type="dxa"/>
          </w:tcPr>
          <w:p w14:paraId="0EB1815D" w14:textId="77777777" w:rsidR="00CA1B3A" w:rsidRPr="00CA1B3A" w:rsidRDefault="00CA1B3A" w:rsidP="00CA1B3A">
            <w:pPr>
              <w:rPr>
                <w:b/>
                <w:bCs/>
                <w:lang w:val="es-ES"/>
              </w:rPr>
            </w:pPr>
            <w:r>
              <w:rPr>
                <w:b/>
                <w:bCs/>
                <w:lang w:val="es-ES"/>
              </w:rPr>
              <w:t>FLUJOS ALTERNATIVOS:</w:t>
            </w:r>
            <w:r>
              <w:rPr>
                <w:lang w:val="es-ES"/>
              </w:rPr>
              <w:br/>
            </w:r>
            <w:r>
              <w:rPr>
                <w:b/>
                <w:bCs/>
                <w:lang w:val="es-ES"/>
              </w:rPr>
              <w:t>FA1 - Datos incompletos o inválidos (pasos 4.1 y 4.2)</w:t>
            </w:r>
          </w:p>
          <w:p w14:paraId="4ABC9670" w14:textId="77777777" w:rsidR="00CA1B3A" w:rsidRPr="00CA1B3A" w:rsidRDefault="00CA1B3A" w:rsidP="00CA1B3A">
            <w:pPr>
              <w:rPr>
                <w:lang w:val="es-ES"/>
              </w:rPr>
            </w:pPr>
            <w:r>
              <w:rPr>
                <w:lang w:val="es-ES"/>
              </w:rPr>
              <w:t>4.1 El sistema detecta que falta un dato obligatorio, que el formato del CUIT o del correo no es válido, o que no se seleccionó ningún insumo.</w:t>
            </w:r>
          </w:p>
          <w:p w14:paraId="3FE435BB" w14:textId="77777777" w:rsidR="00CA1B3A" w:rsidRPr="00CA1B3A" w:rsidRDefault="00CA1B3A" w:rsidP="00CA1B3A">
            <w:pPr>
              <w:rPr>
                <w:lang w:val="es-ES"/>
              </w:rPr>
            </w:pPr>
            <w:r>
              <w:rPr>
                <w:lang w:val="es-ES"/>
              </w:rPr>
              <w:t>4.2 El sistema muestra un mensaje indicando qué dato corregir, y el flujo continúa en el paso 3.</w:t>
            </w:r>
          </w:p>
          <w:p w14:paraId="30EE281E" w14:textId="77777777" w:rsidR="00CA1B3A" w:rsidRPr="00CA1B3A" w:rsidRDefault="00CA1B3A" w:rsidP="00CA1B3A">
            <w:pPr>
              <w:rPr>
                <w:b/>
                <w:bCs/>
                <w:lang w:val="es-ES"/>
              </w:rPr>
            </w:pPr>
            <w:r>
              <w:rPr>
                <w:b/>
                <w:bCs/>
                <w:lang w:val="es-ES"/>
              </w:rPr>
              <w:t>FA2 - Proveedor ya existente (pasos 4.1 y 4.2)</w:t>
            </w:r>
          </w:p>
          <w:p w14:paraId="3B85D0EE" w14:textId="77777777" w:rsidR="00CA1B3A" w:rsidRPr="00CA1B3A" w:rsidRDefault="00CA1B3A" w:rsidP="00CA1B3A">
            <w:pPr>
              <w:rPr>
                <w:lang w:val="es-ES"/>
              </w:rPr>
            </w:pPr>
            <w:r>
              <w:rPr>
                <w:lang w:val="es-ES"/>
              </w:rPr>
              <w:t>4.1 El sistema detecta que ya existe un proveedor con ese CUIT, activo o dado de baja.</w:t>
            </w:r>
          </w:p>
          <w:p w14:paraId="3502A01E" w14:textId="17ACFF9F" w:rsidR="00CA1B3A" w:rsidRPr="00E70ABF" w:rsidRDefault="00CA1B3A" w:rsidP="00CA1B3A">
            <w:pPr>
              <w:rPr>
                <w:lang w:val="es-ES"/>
              </w:rPr>
            </w:pPr>
            <w:r>
              <w:rPr>
                <w:lang w:val="es-ES"/>
              </w:rPr>
              <w:t>4.2 El sistema muestra un mensaje indicando que el proveedor ya existe, y el flujo continúa en el paso 3.</w:t>
            </w:r>
          </w:p>
        </w:tc>
      </w:tr>
      <w:tr w:rsidR="00CA1B3A" w:rsidRPr="00E70ABF" w14:paraId="56EB97D3" w14:textId="77777777" w:rsidTr="0007662C">
        <w:tc>
          <w:tcPr>
            <w:tcW w:w="8494" w:type="dxa"/>
          </w:tcPr>
          <w:p w14:paraId="71514C5E" w14:textId="6F4C92DC" w:rsidR="00CA1B3A" w:rsidRPr="00E70ABF" w:rsidRDefault="00CA1B3A" w:rsidP="00CA1B3A">
            <w:pPr>
              <w:rPr>
                <w:lang w:val="es-ES"/>
              </w:rPr>
            </w:pPr>
            <w:r>
              <w:rPr>
                <w:b/>
                <w:bCs/>
                <w:lang w:val="es-ES"/>
              </w:rPr>
              <w:t xml:space="preserve">POSTCONDICIONES: </w:t>
            </w:r>
            <w:r>
              <w:rPr>
                <w:lang w:val="es-ES"/>
              </w:rPr>
              <w:t xml:space="preserve">El proveedor queda registrado como activo, asociado a los insumos seleccionados, y disponible para generar órdenes de compra.</w:t>
            </w:r>
          </w:p>
        </w:tc>
      </w:tr>
    </w:tbl>
    <w:p w14:paraId="42640ADA" w14:textId="77777777" w:rsidR="00BC5CC5" w:rsidRDefault="00BC5CC5" w:rsidP="00BC5CC5"/>
    <w:p w14:paraId="2FD9DBF8" w14:textId="77777777" w:rsidR="00CA1B3A" w:rsidRDefault="00CA1B3A" w:rsidP="00CA1B3A">
      <w:pPr>
        <w:pStyle w:val="Ttulo4"/>
        <w:rPr>
          <w:lang w:val="es-ES"/>
        </w:rPr>
      </w:pPr>
      <w:r>
        <w:rPr>
          <w:lang w:val="es-ES"/>
        </w:rPr>
        <w:t>Diagrama de Secuencias:</w:t>
      </w:r>
    </w:p>
    <w:p w14:paraId="2ABD00F1" w14:textId="77777777" w:rsidR="00CA1B3A" w:rsidRDefault="00CA1B3A" w:rsidP="00BC5CC5"/>
    <w:p w14:paraId="276002A3" w14:textId="44007AE7" w:rsidR="00CA1B3A" w:rsidRDefault="00CA1B3A" w:rsidP="00CA1B3A">
      <w:pPr>
        <w:pStyle w:val="Ttulo4"/>
      </w:pPr>
      <w:r>
        <w:t>CU026 - Modificar Proveedor</w:t>
      </w:r>
    </w:p>
    <w:tbl>
      <w:tblPr>
        <w:tblStyle w:val="Tablaconcuadrcula"/>
        <w:tblW w:w="0" w:type="auto"/>
        <w:tblLook w:val="04A0" w:firstRow="1" w:lastRow="0" w:firstColumn="1" w:lastColumn="0" w:noHBand="0" w:noVBand="1"/>
      </w:tblPr>
      <w:tblGrid>
        <w:gridCol w:w="8494"/>
      </w:tblGrid>
      <w:tr w:rsidR="00CA1B3A" w:rsidRPr="00E70ABF" w14:paraId="4505E10D" w14:textId="77777777" w:rsidTr="0007662C">
        <w:tc>
          <w:tcPr>
            <w:tcW w:w="8494" w:type="dxa"/>
          </w:tcPr>
          <w:p w14:paraId="2951DFDD" w14:textId="6C7F707D" w:rsidR="00CA1B3A" w:rsidRPr="00E70ABF" w:rsidRDefault="00CA1B3A" w:rsidP="00CA1B3A">
            <w:pPr>
              <w:rPr>
                <w:lang w:val="es-ES"/>
              </w:rPr>
            </w:pPr>
            <w:r>
              <w:rPr>
                <w:b/>
                <w:bCs/>
                <w:lang w:val="es-ES"/>
              </w:rPr>
              <w:t xml:space="preserve">ID Y NOMBRE: </w:t>
            </w:r>
            <w:r>
              <w:rPr>
                <w:lang w:val="es-ES"/>
              </w:rPr>
              <w:t xml:space="preserve">CU026 - Modificar Proveedor</w:t>
            </w:r>
          </w:p>
        </w:tc>
      </w:tr>
      <w:tr w:rsidR="00CA1B3A" w:rsidRPr="00E70ABF" w14:paraId="0715670D" w14:textId="77777777" w:rsidTr="0007662C">
        <w:tc>
          <w:tcPr>
            <w:tcW w:w="8494" w:type="dxa"/>
          </w:tcPr>
          <w:p w14:paraId="0D97794E" w14:textId="77777777" w:rsidR="00CA1B3A" w:rsidRPr="00E70ABF" w:rsidRDefault="00CA1B3A" w:rsidP="0007662C">
            <w:pPr>
              <w:rPr>
                <w:lang w:val="es-ES"/>
              </w:rPr>
            </w:pPr>
            <w:r>
              <w:rPr>
                <w:b/>
                <w:bCs/>
                <w:lang w:val="es-ES"/>
              </w:rPr>
              <w:t>ESTADO:</w:t>
            </w:r>
            <w:r>
              <w:rPr>
                <w:lang w:val="es-ES"/>
              </w:rPr>
              <w:t xml:space="preserve"> En proceso</w:t>
            </w:r>
          </w:p>
        </w:tc>
      </w:tr>
      <w:tr w:rsidR="00CA1B3A" w:rsidRPr="00E70ABF" w14:paraId="539B6F69" w14:textId="77777777" w:rsidTr="0007662C">
        <w:tc>
          <w:tcPr>
            <w:tcW w:w="8494" w:type="dxa"/>
          </w:tcPr>
          <w:p w14:paraId="5B1F1CA9" w14:textId="797BF547" w:rsidR="00CA1B3A" w:rsidRPr="00E70ABF" w:rsidRDefault="00CA1B3A" w:rsidP="00CA1B3A">
            <w:pPr>
              <w:rPr>
                <w:lang w:val="es-ES"/>
              </w:rPr>
            </w:pPr>
            <w:r>
              <w:rPr>
                <w:b/>
                <w:bCs/>
                <w:lang w:val="es-ES"/>
              </w:rPr>
              <w:t xml:space="preserve">DESCRIPCIÓN: </w:t>
            </w:r>
            <w:r>
              <w:rPr>
                <w:lang w:val="es-ES"/>
              </w:rPr>
              <w:t xml:space="preserve">Permite modificar los datos de contacto de un proveedor y los insumos que ofrece.</w:t>
            </w:r>
          </w:p>
        </w:tc>
      </w:tr>
      <w:tr w:rsidR="00CA1B3A" w:rsidRPr="00E70ABF" w14:paraId="6CDD589E" w14:textId="77777777" w:rsidTr="0007662C">
        <w:tc>
          <w:tcPr>
            <w:tcW w:w="8494" w:type="dxa"/>
          </w:tcPr>
          <w:p w14:paraId="0D0DFE31" w14:textId="77777777" w:rsidR="00CA1B3A" w:rsidRPr="00E70ABF" w:rsidRDefault="00CA1B3A" w:rsidP="0007662C">
            <w:pPr>
              <w:rPr>
                <w:lang w:val="es-ES"/>
              </w:rPr>
            </w:pPr>
            <w:r>
              <w:rPr>
                <w:b/>
                <w:bCs/>
                <w:lang w:val="es-ES"/>
              </w:rPr>
              <w:t xml:space="preserve">ACTOR PRINCIPAL: </w:t>
            </w:r>
            <w:r>
              <w:rPr>
                <w:lang w:val="es-ES"/>
              </w:rPr>
              <w:t xml:space="preserve">Encargado de Stock</w:t>
            </w:r>
          </w:p>
        </w:tc>
      </w:tr>
      <w:tr w:rsidR="00CA1B3A" w:rsidRPr="00E70ABF" w14:paraId="728851E7" w14:textId="77777777" w:rsidTr="0007662C">
        <w:tc>
          <w:tcPr>
            <w:tcW w:w="8494" w:type="dxa"/>
          </w:tcPr>
          <w:p w14:paraId="029D95CC" w14:textId="77777777" w:rsidR="00CA1B3A" w:rsidRPr="00E70ABF" w:rsidRDefault="00CA1B3A" w:rsidP="0007662C">
            <w:pPr>
              <w:rPr>
                <w:lang w:val="es-ES"/>
              </w:rPr>
            </w:pPr>
            <w:r>
              <w:rPr>
                <w:b/>
                <w:bCs/>
                <w:lang w:val="es-ES"/>
              </w:rPr>
              <w:t>ACTORES SECUNDARIOS:</w:t>
            </w:r>
            <w:r>
              <w:rPr>
                <w:lang w:val="es-ES"/>
              </w:rPr>
              <w:t xml:space="preserve"> No tiene.</w:t>
            </w:r>
          </w:p>
        </w:tc>
      </w:tr>
      <w:tr w:rsidR="00CA1B3A" w:rsidRPr="00E70ABF" w14:paraId="0AA9C3E8" w14:textId="77777777" w:rsidTr="0007662C">
        <w:tc>
          <w:tcPr>
            <w:tcW w:w="8494" w:type="dxa"/>
          </w:tcPr>
          <w:p w14:paraId="72BAFDDC" w14:textId="30492040" w:rsidR="00CA1B3A" w:rsidRPr="00E70ABF" w:rsidRDefault="00CA1B3A" w:rsidP="00CA1B3A">
            <w:pPr>
              <w:rPr>
                <w:lang w:val="es-ES"/>
              </w:rPr>
            </w:pPr>
            <w:r>
              <w:rPr>
                <w:b/>
                <w:bCs/>
                <w:lang w:val="es-ES"/>
              </w:rPr>
              <w:t xml:space="preserve">PRECONDICIONES: </w:t>
            </w:r>
            <w:r>
              <w:rPr>
                <w:lang w:val="es-ES"/>
              </w:rPr>
              <w:t xml:space="preserve">El Encargado de Stock inició sesión en el sistema. Existe al menos un proveedor activo.</w:t>
            </w:r>
          </w:p>
        </w:tc>
      </w:tr>
      <w:tr w:rsidR="00CA1B3A" w:rsidRPr="00E70ABF" w14:paraId="38087D83" w14:textId="77777777" w:rsidTr="0007662C">
        <w:tc>
          <w:tcPr>
            <w:tcW w:w="8494" w:type="dxa"/>
          </w:tcPr>
          <w:p w14:paraId="2DCD4CCF" w14:textId="77777777" w:rsidR="00CA1B3A" w:rsidRPr="00E70ABF" w:rsidRDefault="00CA1B3A" w:rsidP="0007662C">
            <w:pPr>
              <w:rPr>
                <w:lang w:val="es-ES"/>
              </w:rPr>
            </w:pPr>
            <w:r>
              <w:rPr>
                <w:b/>
                <w:bCs/>
                <w:lang w:val="es-ES"/>
              </w:rPr>
              <w:t>PUNTOS DE EXTENSIÓN:</w:t>
            </w:r>
            <w:r>
              <w:rPr>
                <w:lang w:val="es-ES"/>
              </w:rPr>
              <w:t xml:space="preserve"> No tiene.</w:t>
            </w:r>
          </w:p>
        </w:tc>
      </w:tr>
      <w:tr w:rsidR="00CA1B3A" w:rsidRPr="00E70ABF" w14:paraId="4CDD301E" w14:textId="77777777" w:rsidTr="0007662C">
        <w:tc>
          <w:tcPr>
            <w:tcW w:w="8494" w:type="dxa"/>
          </w:tcPr>
          <w:p w14:paraId="38C3DC0A" w14:textId="4CCF9AF5" w:rsidR="00CA1B3A" w:rsidRPr="00E70ABF" w:rsidRDefault="00CA1B3A" w:rsidP="0007662C">
            <w:pPr>
              <w:rPr>
                <w:lang w:val="es-ES"/>
              </w:rPr>
            </w:pPr>
            <w:r>
              <w:rPr>
                <w:b/>
                <w:bCs/>
                <w:lang w:val="es-ES"/>
              </w:rPr>
              <w:t>CONDICIÓN:</w:t>
            </w:r>
            <w:r>
              <w:rPr>
                <w:lang w:val="es-ES"/>
              </w:rPr>
              <w:t xml:space="preserve"> No aplica.</w:t>
            </w:r>
          </w:p>
        </w:tc>
      </w:tr>
      <w:tr w:rsidR="00CA1B3A" w:rsidRPr="00E70ABF" w14:paraId="61ED7ECD" w14:textId="77777777" w:rsidTr="0007662C">
        <w:trPr>
          <w:trHeight w:val="2524"/>
        </w:trPr>
        <w:tc>
          <w:tcPr>
            <w:tcW w:w="8494" w:type="dxa"/>
          </w:tcPr>
          <w:p w14:paraId="5C8BC97C" w14:textId="77777777" w:rsidR="00CA1B3A" w:rsidRPr="00E70ABF" w:rsidRDefault="00CA1B3A" w:rsidP="0007662C">
            <w:pPr>
              <w:rPr>
                <w:lang w:val="es-ES"/>
              </w:rPr>
            </w:pPr>
            <w:r>
              <w:rPr>
                <w:b/>
                <w:bCs/>
                <w:lang w:val="es-ES"/>
              </w:rPr>
              <w:lastRenderedPageBreak/>
              <w:t>ESCENARIO PRINCIPAL:</w:t>
            </w:r>
          </w:p>
          <w:p w14:paraId="1948F72E" w14:textId="35E706E2" w:rsidR="00CA1B3A" w:rsidRPr="00CA1B3A" w:rsidRDefault="00CA1B3A" w:rsidP="00CA1B3A">
            <w:pPr>
              <w:numPr>
                <w:ilvl w:val="0"/>
                <w:numId w:val="31"/>
              </w:numPr>
              <w:rPr>
                <w:lang w:val="es-ES"/>
              </w:rPr>
            </w:pPr>
            <w:r>
              <w:rPr>
                <w:lang w:val="es-ES"/>
              </w:rPr>
              <w:t>El Encargado de Stock selecciona el proveedor a modificar.</w:t>
            </w:r>
          </w:p>
          <w:p w14:paraId="1F3F5E94" w14:textId="448FD275" w:rsidR="00CA1B3A" w:rsidRPr="00CA1B3A" w:rsidRDefault="00CA1B3A" w:rsidP="00CA1B3A">
            <w:pPr>
              <w:numPr>
                <w:ilvl w:val="0"/>
                <w:numId w:val="31"/>
              </w:numPr>
              <w:rPr>
                <w:lang w:val="es-ES"/>
              </w:rPr>
            </w:pPr>
            <w:r>
              <w:rPr>
                <w:lang w:val="es-ES"/>
              </w:rPr>
              <w:t>El sistema muestra los datos actuales del proveedor y sus insumos asociados, junto con el listado de insumos activos.</w:t>
            </w:r>
          </w:p>
          <w:p w14:paraId="5D1C1673" w14:textId="296EB497" w:rsidR="00CA1B3A" w:rsidRPr="00CA1B3A" w:rsidRDefault="00CA1B3A" w:rsidP="00CA1B3A">
            <w:pPr>
              <w:numPr>
                <w:ilvl w:val="0"/>
                <w:numId w:val="31"/>
              </w:numPr>
              <w:rPr>
                <w:lang w:val="es-ES"/>
              </w:rPr>
            </w:pPr>
            <w:r>
              <w:rPr>
                <w:lang w:val="es-ES"/>
              </w:rPr>
              <w:t>El Encargado de Stock modifica los datos o los insumos asociados y confirma el cambio.</w:t>
            </w:r>
          </w:p>
          <w:p w14:paraId="5CA285A2" w14:textId="46E84783" w:rsidR="00CA1B3A" w:rsidRPr="00E70ABF" w:rsidRDefault="00CA1B3A" w:rsidP="00CA1B3A">
            <w:pPr>
              <w:numPr>
                <w:ilvl w:val="0"/>
                <w:numId w:val="31"/>
              </w:numPr>
              <w:rPr>
                <w:lang w:val="es-ES"/>
              </w:rPr>
            </w:pPr>
            <w:r>
              <w:rPr>
                <w:lang w:val="es-ES"/>
              </w:rPr>
              <w:t xml:space="preserve">El sistema valida los datos</w:t>
            </w:r>
            <w:ins w:id="1497" w:author="Claude" w:date="2026-10-05T00:00:00Z">
              <w:r>
                <w:rPr>
                  <w:lang w:val="es-ES"/>
                </w:rPr>
                <w:t xml:space="preserve">, guarda el CUIT con el formato XX-XXXXXXXX-X</w:t>
              </w:r>
            </w:ins>
            <w:r>
              <w:rPr>
                <w:lang w:val="es-ES"/>
              </w:rPr>
              <w:t xml:space="preserve">, actualiza el proveedor, y confirma la modificación en pantalla.</w:t>
            </w:r>
          </w:p>
        </w:tc>
      </w:tr>
      <w:tr w:rsidR="00CA1B3A" w:rsidRPr="00E70ABF" w14:paraId="2D29CDC4" w14:textId="77777777" w:rsidTr="0007662C">
        <w:tc>
          <w:tcPr>
            <w:tcW w:w="8494" w:type="dxa"/>
          </w:tcPr>
          <w:p w14:paraId="3CFF687E" w14:textId="5165A3BD" w:rsidR="00CA1B3A" w:rsidRPr="00CA1B3A" w:rsidRDefault="00CA1B3A" w:rsidP="00CA1B3A">
            <w:pPr>
              <w:rPr>
                <w:b/>
                <w:bCs/>
                <w:lang w:val="es-ES"/>
              </w:rPr>
            </w:pPr>
            <w:r>
              <w:rPr>
                <w:b/>
                <w:bCs/>
                <w:lang w:val="es-ES"/>
              </w:rPr>
              <w:t>FLUJOS ALTERNATIVOS:</w:t>
            </w:r>
            <w:r>
              <w:rPr>
                <w:lang w:val="es-ES"/>
              </w:rPr>
              <w:br/>
            </w:r>
            <w:r>
              <w:rPr>
                <w:b/>
                <w:bCs/>
                <w:lang w:val="es-ES"/>
              </w:rPr>
              <w:t>FA1 - Datos incompletos o inválidos.</w:t>
            </w:r>
          </w:p>
          <w:p w14:paraId="2D586E39" w14:textId="77777777" w:rsidR="00CA1B3A" w:rsidRPr="00CA1B3A" w:rsidRDefault="00CA1B3A" w:rsidP="00CA1B3A">
            <w:pPr>
              <w:rPr>
                <w:lang w:val="es-ES"/>
              </w:rPr>
            </w:pPr>
            <w:r>
              <w:rPr>
                <w:lang w:val="es-ES"/>
              </w:rPr>
              <w:t>4.1 El sistema detecta que falta un dato obligatorio, que el formato del CUIT o del correo no es válido, o que no quedó ningún insumo asociado.</w:t>
            </w:r>
          </w:p>
          <w:p w14:paraId="34894498" w14:textId="77777777" w:rsidR="00CA1B3A" w:rsidRPr="00CA1B3A" w:rsidRDefault="00CA1B3A" w:rsidP="00CA1B3A">
            <w:pPr>
              <w:rPr>
                <w:lang w:val="es-ES"/>
              </w:rPr>
            </w:pPr>
            <w:r>
              <w:rPr>
                <w:lang w:val="es-ES"/>
              </w:rPr>
              <w:t>4.2 El sistema muestra un mensaje indicando qué dato corregir, y el flujo continúa en el paso 3.</w:t>
            </w:r>
          </w:p>
          <w:p w14:paraId="1119446D" w14:textId="27253BA1" w:rsidR="00CA1B3A" w:rsidRPr="00CA1B3A" w:rsidRDefault="00CA1B3A" w:rsidP="00CA1B3A">
            <w:pPr>
              <w:rPr>
                <w:b/>
                <w:bCs/>
                <w:lang w:val="es-ES"/>
              </w:rPr>
            </w:pPr>
            <w:r>
              <w:rPr>
                <w:b/>
                <w:bCs/>
                <w:lang w:val="es-ES"/>
              </w:rPr>
              <w:t xml:space="preserve">FA2 - CUIT ya existente </w:t>
            </w:r>
          </w:p>
          <w:p w14:paraId="1162CED6" w14:textId="77777777" w:rsidR="00CA1B3A" w:rsidRPr="00CA1B3A" w:rsidRDefault="00CA1B3A" w:rsidP="00CA1B3A">
            <w:pPr>
              <w:rPr>
                <w:lang w:val="es-ES"/>
              </w:rPr>
            </w:pPr>
            <w:r>
              <w:rPr>
                <w:lang w:val="es-ES"/>
              </w:rPr>
              <w:t>4.1 El sistema detecta que otro proveedor, activo o dado de baja, ya tiene ese CUIT.</w:t>
            </w:r>
          </w:p>
          <w:p w14:paraId="16A594ED" w14:textId="77777777" w:rsidR="00CA1B3A" w:rsidRPr="00CA1B3A" w:rsidRDefault="00CA1B3A" w:rsidP="00CA1B3A">
            <w:pPr>
              <w:rPr>
                <w:lang w:val="es-ES"/>
              </w:rPr>
            </w:pPr>
            <w:r>
              <w:rPr>
                <w:lang w:val="es-ES"/>
              </w:rPr>
              <w:t>4.2 El sistema muestra un mensaje indicando que el CUIT ya existe, y el flujo continúa en el paso 3.</w:t>
            </w:r>
          </w:p>
          <w:p w14:paraId="694F0FE0" w14:textId="43477376" w:rsidR="00CA1B3A" w:rsidRPr="00CA1B3A" w:rsidRDefault="00CA1B3A" w:rsidP="00CA1B3A">
            <w:pPr>
              <w:rPr>
                <w:b/>
                <w:bCs/>
                <w:lang w:val="es-ES"/>
              </w:rPr>
            </w:pPr>
            <w:r>
              <w:rPr>
                <w:b/>
                <w:bCs/>
                <w:lang w:val="es-ES"/>
              </w:rPr>
              <w:t xml:space="preserve">FA3 - Insumo en una orden de compra abierta </w:t>
            </w:r>
          </w:p>
          <w:p w14:paraId="19210508" w14:textId="77777777" w:rsidR="00CA1B3A" w:rsidRPr="00CA1B3A" w:rsidRDefault="00CA1B3A" w:rsidP="00CA1B3A">
            <w:pPr>
              <w:rPr>
                <w:lang w:val="es-ES"/>
              </w:rPr>
            </w:pPr>
            <w:r>
              <w:rPr>
                <w:lang w:val="es-ES"/>
              </w:rPr>
              <w:t xml:space="preserve">4.1 El sistema detecta que se quitó un insumo que figura en una orden de compra abierta </w:t>
            </w:r>
            <w:ins w:id="1498" w:author="Claude" w:date="2026-10-05T00:00:00Z">
              <w:r>
                <w:rPr>
                  <w:lang w:val="es-ES"/>
                </w:rPr>
                <w:t xml:space="preserve">(ni Cerrada ni Pagada) </w:t>
              </w:r>
            </w:ins>
            <w:r>
              <w:rPr>
                <w:lang w:val="es-ES"/>
              </w:rPr>
              <w:t xml:space="preserve">de este proveedor.</w:t>
            </w:r>
          </w:p>
          <w:p w14:paraId="68876490" w14:textId="22CAB2AA" w:rsidR="00CA1B3A" w:rsidRPr="00E70ABF" w:rsidRDefault="00CA1B3A" w:rsidP="00CA1B3A">
            <w:pPr>
              <w:rPr>
                <w:lang w:val="es-ES"/>
              </w:rPr>
            </w:pPr>
            <w:r>
              <w:rPr>
                <w:lang w:val="es-ES"/>
              </w:rPr>
              <w:t>4.2 El sistema muestra un mensaje indicando la orden afectada, y el flujo continúa en el paso 3.</w:t>
            </w:r>
          </w:p>
        </w:tc>
      </w:tr>
      <w:tr w:rsidR="00CA1B3A" w:rsidRPr="00E70ABF" w14:paraId="02AFE58D" w14:textId="77777777" w:rsidTr="0007662C">
        <w:tc>
          <w:tcPr>
            <w:tcW w:w="8494" w:type="dxa"/>
          </w:tcPr>
          <w:p w14:paraId="37C7AFCC" w14:textId="7D1B5C4F" w:rsidR="00CA1B3A" w:rsidRPr="00E70ABF" w:rsidRDefault="00CA1B3A" w:rsidP="00CA1B3A">
            <w:pPr>
              <w:rPr>
                <w:lang w:val="es-ES"/>
              </w:rPr>
            </w:pPr>
            <w:r>
              <w:rPr>
                <w:b/>
                <w:bCs/>
                <w:lang w:val="es-ES"/>
              </w:rPr>
              <w:t xml:space="preserve">POSTCONDICIONES: </w:t>
            </w:r>
            <w:r>
              <w:rPr>
                <w:lang w:val="es-ES"/>
              </w:rPr>
              <w:t xml:space="preserve">Los datos del proveedor y sus insumos asociados quedan actualizados.</w:t>
            </w:r>
          </w:p>
        </w:tc>
      </w:tr>
    </w:tbl>
    <w:p w14:paraId="06DD8184" w14:textId="77777777" w:rsidR="00CA1B3A" w:rsidRDefault="00CA1B3A" w:rsidP="00BC5CC5"/>
    <w:p w14:paraId="5C6DB592" w14:textId="77777777" w:rsidR="00CA1B3A" w:rsidRDefault="00CA1B3A" w:rsidP="00CA1B3A">
      <w:pPr>
        <w:pStyle w:val="Ttulo4"/>
        <w:rPr>
          <w:lang w:val="es-ES"/>
        </w:rPr>
      </w:pPr>
      <w:r>
        <w:rPr>
          <w:lang w:val="es-ES"/>
        </w:rPr>
        <w:t>Diagrama de Secuencias:</w:t>
      </w:r>
    </w:p>
    <w:p w14:paraId="57825849" w14:textId="77777777" w:rsidR="00CA1B3A" w:rsidRDefault="00CA1B3A" w:rsidP="00BC5CC5"/>
    <w:p w14:paraId="086221E4" w14:textId="7824B7D2" w:rsidR="00CA1B3A" w:rsidRDefault="00CA1B3A" w:rsidP="00CA1B3A">
      <w:pPr>
        <w:pStyle w:val="Ttulo4"/>
      </w:pPr>
      <w:r>
        <w:t>CU027 - Dar de Baja Proveedor</w:t>
      </w:r>
    </w:p>
    <w:tbl>
      <w:tblPr>
        <w:tblStyle w:val="Tablaconcuadrcula"/>
        <w:tblW w:w="0" w:type="auto"/>
        <w:tblLook w:val="04A0" w:firstRow="1" w:lastRow="0" w:firstColumn="1" w:lastColumn="0" w:noHBand="0" w:noVBand="1"/>
      </w:tblPr>
      <w:tblGrid>
        <w:gridCol w:w="8494"/>
      </w:tblGrid>
      <w:tr w:rsidR="00CA1B3A" w:rsidRPr="00E70ABF" w14:paraId="161495AB" w14:textId="77777777" w:rsidTr="0007662C">
        <w:tc>
          <w:tcPr>
            <w:tcW w:w="8494" w:type="dxa"/>
          </w:tcPr>
          <w:p w14:paraId="37BAD89B" w14:textId="6EA6E2A8" w:rsidR="00CA1B3A" w:rsidRPr="00E70ABF" w:rsidRDefault="00CA1B3A" w:rsidP="00CA1B3A">
            <w:pPr>
              <w:rPr>
                <w:lang w:val="es-ES"/>
              </w:rPr>
            </w:pPr>
            <w:r>
              <w:rPr>
                <w:b/>
                <w:bCs/>
                <w:lang w:val="es-ES"/>
              </w:rPr>
              <w:t xml:space="preserve">ID Y NOMBRE: </w:t>
            </w:r>
            <w:r>
              <w:rPr>
                <w:lang w:val="es-ES"/>
              </w:rPr>
              <w:t xml:space="preserve">CU027 - Dar de Baja Proveedor</w:t>
            </w:r>
          </w:p>
        </w:tc>
      </w:tr>
      <w:tr w:rsidR="00CA1B3A" w:rsidRPr="00E70ABF" w14:paraId="5AB72CD3" w14:textId="77777777" w:rsidTr="0007662C">
        <w:tc>
          <w:tcPr>
            <w:tcW w:w="8494" w:type="dxa"/>
          </w:tcPr>
          <w:p w14:paraId="2EBE6F0E" w14:textId="77777777" w:rsidR="00CA1B3A" w:rsidRPr="00E70ABF" w:rsidRDefault="00CA1B3A" w:rsidP="0007662C">
            <w:pPr>
              <w:rPr>
                <w:lang w:val="es-ES"/>
              </w:rPr>
            </w:pPr>
            <w:r>
              <w:rPr>
                <w:b/>
                <w:bCs/>
                <w:lang w:val="es-ES"/>
              </w:rPr>
              <w:t>ESTADO:</w:t>
            </w:r>
            <w:r>
              <w:rPr>
                <w:lang w:val="es-ES"/>
              </w:rPr>
              <w:t xml:space="preserve"> En proceso</w:t>
            </w:r>
          </w:p>
        </w:tc>
      </w:tr>
      <w:tr w:rsidR="00CA1B3A" w:rsidRPr="00E70ABF" w14:paraId="5D08DB95" w14:textId="77777777" w:rsidTr="0007662C">
        <w:tc>
          <w:tcPr>
            <w:tcW w:w="8494" w:type="dxa"/>
          </w:tcPr>
          <w:p w14:paraId="403F7218" w14:textId="1AC1C4B0" w:rsidR="00CA1B3A" w:rsidRPr="00E70ABF" w:rsidRDefault="00CA1B3A" w:rsidP="00CA1B3A">
            <w:pPr>
              <w:rPr>
                <w:lang w:val="es-ES"/>
              </w:rPr>
            </w:pPr>
            <w:r>
              <w:rPr>
                <w:b/>
                <w:bCs/>
                <w:lang w:val="es-ES"/>
              </w:rPr>
              <w:t xml:space="preserve">DESCRIPCIÓN: </w:t>
            </w:r>
            <w:r>
              <w:rPr>
                <w:lang w:val="es-ES"/>
              </w:rPr>
              <w:t xml:space="preserve">Permite dar de baja lógica a un proveedor con el que ya no se trabaja, conservando su historial. Un proveedor dado de baja deja de estar disponible para nuevas órdenes de compra.</w:t>
            </w:r>
          </w:p>
        </w:tc>
      </w:tr>
      <w:tr w:rsidR="00CA1B3A" w:rsidRPr="00E70ABF" w14:paraId="2CBCEB93" w14:textId="77777777" w:rsidTr="0007662C">
        <w:tc>
          <w:tcPr>
            <w:tcW w:w="8494" w:type="dxa"/>
          </w:tcPr>
          <w:p w14:paraId="37DCCD4E" w14:textId="77777777" w:rsidR="00CA1B3A" w:rsidRPr="00E70ABF" w:rsidRDefault="00CA1B3A" w:rsidP="0007662C">
            <w:pPr>
              <w:rPr>
                <w:lang w:val="es-ES"/>
              </w:rPr>
            </w:pPr>
            <w:r>
              <w:rPr>
                <w:b/>
                <w:bCs/>
                <w:lang w:val="es-ES"/>
              </w:rPr>
              <w:t xml:space="preserve">ACTOR PRINCIPAL: </w:t>
            </w:r>
            <w:r>
              <w:rPr>
                <w:lang w:val="es-ES"/>
              </w:rPr>
              <w:t xml:space="preserve">Encargado de Stock</w:t>
            </w:r>
          </w:p>
        </w:tc>
      </w:tr>
      <w:tr w:rsidR="00CA1B3A" w:rsidRPr="00E70ABF" w14:paraId="1082F8A6" w14:textId="77777777" w:rsidTr="0007662C">
        <w:tc>
          <w:tcPr>
            <w:tcW w:w="8494" w:type="dxa"/>
          </w:tcPr>
          <w:p w14:paraId="66A62FC1" w14:textId="77777777" w:rsidR="00CA1B3A" w:rsidRPr="00E70ABF" w:rsidRDefault="00CA1B3A" w:rsidP="0007662C">
            <w:pPr>
              <w:rPr>
                <w:lang w:val="es-ES"/>
              </w:rPr>
            </w:pPr>
            <w:r>
              <w:rPr>
                <w:b/>
                <w:bCs/>
                <w:lang w:val="es-ES"/>
              </w:rPr>
              <w:t>ACTORES SECUNDARIOS:</w:t>
            </w:r>
            <w:r>
              <w:rPr>
                <w:lang w:val="es-ES"/>
              </w:rPr>
              <w:t xml:space="preserve"> No tiene.</w:t>
            </w:r>
          </w:p>
        </w:tc>
      </w:tr>
      <w:tr w:rsidR="00CA1B3A" w:rsidRPr="00E70ABF" w14:paraId="3F220034" w14:textId="77777777" w:rsidTr="0007662C">
        <w:tc>
          <w:tcPr>
            <w:tcW w:w="8494" w:type="dxa"/>
          </w:tcPr>
          <w:p w14:paraId="0B89C39C" w14:textId="4448B0F5" w:rsidR="00CA1B3A" w:rsidRPr="00E70ABF" w:rsidRDefault="00CA1B3A" w:rsidP="00CA1B3A">
            <w:pPr>
              <w:rPr>
                <w:lang w:val="es-ES"/>
              </w:rPr>
            </w:pPr>
            <w:r>
              <w:rPr>
                <w:b/>
                <w:bCs/>
                <w:lang w:val="es-ES"/>
              </w:rPr>
              <w:t xml:space="preserve">PRECONDICIONES: </w:t>
            </w:r>
            <w:r>
              <w:rPr>
                <w:lang w:val="es-ES"/>
              </w:rPr>
              <w:t xml:space="preserve">El Encargado de Stock inició sesión en el sistema. Existe al menos un proveedor activo.</w:t>
            </w:r>
          </w:p>
        </w:tc>
      </w:tr>
      <w:tr w:rsidR="00CA1B3A" w:rsidRPr="00E70ABF" w14:paraId="2CB576FD" w14:textId="77777777" w:rsidTr="0007662C">
        <w:tc>
          <w:tcPr>
            <w:tcW w:w="8494" w:type="dxa"/>
          </w:tcPr>
          <w:p w14:paraId="166E9E24" w14:textId="77777777" w:rsidR="00CA1B3A" w:rsidRPr="00E70ABF" w:rsidRDefault="00CA1B3A" w:rsidP="0007662C">
            <w:pPr>
              <w:rPr>
                <w:lang w:val="es-ES"/>
              </w:rPr>
            </w:pPr>
            <w:r>
              <w:rPr>
                <w:b/>
                <w:bCs/>
                <w:lang w:val="es-ES"/>
              </w:rPr>
              <w:lastRenderedPageBreak/>
              <w:t>PUNTOS DE EXTENSIÓN:</w:t>
            </w:r>
            <w:r>
              <w:rPr>
                <w:lang w:val="es-ES"/>
              </w:rPr>
              <w:t xml:space="preserve"> No tiene.</w:t>
            </w:r>
          </w:p>
        </w:tc>
      </w:tr>
      <w:tr w:rsidR="00CA1B3A" w:rsidRPr="00E70ABF" w14:paraId="1EEDF969" w14:textId="77777777" w:rsidTr="0007662C">
        <w:tc>
          <w:tcPr>
            <w:tcW w:w="8494" w:type="dxa"/>
          </w:tcPr>
          <w:p w14:paraId="48A28C52" w14:textId="77777777" w:rsidR="00CA1B3A" w:rsidRPr="00E70ABF" w:rsidRDefault="00CA1B3A" w:rsidP="0007662C">
            <w:pPr>
              <w:rPr>
                <w:lang w:val="es-ES"/>
              </w:rPr>
            </w:pPr>
            <w:r>
              <w:rPr>
                <w:b/>
                <w:bCs/>
                <w:lang w:val="es-ES"/>
              </w:rPr>
              <w:t>CONDICIÓN:</w:t>
            </w:r>
            <w:r>
              <w:rPr>
                <w:lang w:val="es-ES"/>
              </w:rPr>
              <w:t xml:space="preserve"> No aplica.</w:t>
            </w:r>
          </w:p>
        </w:tc>
      </w:tr>
      <w:tr w:rsidR="00CA1B3A" w:rsidRPr="00E70ABF" w14:paraId="31F4EC0A" w14:textId="77777777" w:rsidTr="00CA1B3A">
        <w:trPr>
          <w:trHeight w:val="2077"/>
        </w:trPr>
        <w:tc>
          <w:tcPr>
            <w:tcW w:w="8494" w:type="dxa"/>
          </w:tcPr>
          <w:p w14:paraId="2A85FFE5" w14:textId="77777777" w:rsidR="00CA1B3A" w:rsidRPr="00E70ABF" w:rsidRDefault="00CA1B3A" w:rsidP="0007662C">
            <w:pPr>
              <w:rPr>
                <w:lang w:val="es-ES"/>
              </w:rPr>
            </w:pPr>
            <w:r>
              <w:rPr>
                <w:b/>
                <w:bCs/>
                <w:lang w:val="es-ES"/>
              </w:rPr>
              <w:t>ESCENARIO PRINCIPAL:</w:t>
            </w:r>
          </w:p>
          <w:p w14:paraId="5CEDC3B3" w14:textId="48DC055F" w:rsidR="00CA1B3A" w:rsidRPr="00CA1B3A" w:rsidRDefault="00CA1B3A" w:rsidP="00CA1B3A">
            <w:pPr>
              <w:numPr>
                <w:ilvl w:val="0"/>
                <w:numId w:val="32"/>
              </w:numPr>
              <w:rPr>
                <w:lang w:val="es-ES"/>
              </w:rPr>
            </w:pPr>
            <w:r>
              <w:rPr>
                <w:lang w:val="es-ES"/>
              </w:rPr>
              <w:t>El Encargado de Stock selecciona el proveedor a dar de baja.</w:t>
            </w:r>
          </w:p>
          <w:p w14:paraId="2879A0CA" w14:textId="5A75048B" w:rsidR="00CA1B3A" w:rsidRPr="00CA1B3A" w:rsidRDefault="00CA1B3A" w:rsidP="00CA1B3A">
            <w:pPr>
              <w:numPr>
                <w:ilvl w:val="0"/>
                <w:numId w:val="32"/>
              </w:numPr>
              <w:rPr>
                <w:lang w:val="es-ES"/>
              </w:rPr>
            </w:pPr>
            <w:r>
              <w:rPr>
                <w:lang w:val="es-ES"/>
              </w:rPr>
              <w:t>El sistema verifica que el proveedor pueda darse de baja, muestra sus datos y solicita la confirmación de la baja.</w:t>
            </w:r>
          </w:p>
          <w:p w14:paraId="5D1A3B66" w14:textId="5FFA8100" w:rsidR="00CA1B3A" w:rsidRPr="00CA1B3A" w:rsidRDefault="00CA1B3A" w:rsidP="00CA1B3A">
            <w:pPr>
              <w:numPr>
                <w:ilvl w:val="0"/>
                <w:numId w:val="32"/>
              </w:numPr>
              <w:rPr>
                <w:lang w:val="es-ES"/>
              </w:rPr>
            </w:pPr>
            <w:r>
              <w:rPr>
                <w:lang w:val="es-ES"/>
              </w:rPr>
              <w:t>El Encargado de Stock confirma la baja.</w:t>
            </w:r>
          </w:p>
          <w:p w14:paraId="6EB507B0" w14:textId="67E24F43" w:rsidR="00CA1B3A" w:rsidRPr="00E70ABF" w:rsidRDefault="00CA1B3A" w:rsidP="00CA1B3A">
            <w:pPr>
              <w:numPr>
                <w:ilvl w:val="0"/>
                <w:numId w:val="32"/>
              </w:numPr>
              <w:rPr>
                <w:lang w:val="es-ES"/>
              </w:rPr>
            </w:pPr>
            <w:r>
              <w:rPr>
                <w:lang w:val="es-ES"/>
              </w:rPr>
              <w:t>El sistema registra la baja lógica del proveedor y la confirma en pantalla.</w:t>
            </w:r>
          </w:p>
        </w:tc>
      </w:tr>
      <w:tr w:rsidR="00CA1B3A" w:rsidRPr="00E70ABF" w14:paraId="17354B0B" w14:textId="77777777" w:rsidTr="00CA1B3A">
        <w:trPr>
          <w:trHeight w:val="2404"/>
        </w:trPr>
        <w:tc>
          <w:tcPr>
            <w:tcW w:w="8494" w:type="dxa"/>
          </w:tcPr>
          <w:p w14:paraId="2FCA993B" w14:textId="127A9F11" w:rsidR="00CA1B3A" w:rsidRPr="00CA1B3A" w:rsidRDefault="00CA1B3A" w:rsidP="00CA1B3A">
            <w:pPr>
              <w:rPr>
                <w:b/>
                <w:bCs/>
                <w:lang w:val="es-ES"/>
              </w:rPr>
            </w:pPr>
            <w:r>
              <w:rPr>
                <w:b/>
                <w:bCs/>
                <w:lang w:val="es-ES"/>
              </w:rPr>
              <w:t>FLUJOS ALTERNATIVOS:</w:t>
            </w:r>
            <w:r>
              <w:rPr>
                <w:lang w:val="es-ES"/>
              </w:rPr>
              <w:br/>
            </w:r>
            <w:r>
              <w:rPr>
                <w:b/>
                <w:bCs/>
                <w:lang w:val="es-ES"/>
              </w:rPr>
              <w:t xml:space="preserve">FA1 - Proveedor con órdenes de compra abiertas </w:t>
            </w:r>
          </w:p>
          <w:p w14:paraId="0A652D2D" w14:textId="77777777" w:rsidR="00CA1B3A" w:rsidRPr="00CA1B3A" w:rsidRDefault="00CA1B3A" w:rsidP="00CA1B3A">
            <w:pPr>
              <w:rPr>
                <w:lang w:val="es-ES"/>
              </w:rPr>
            </w:pPr>
            <w:r>
              <w:rPr>
                <w:lang w:val="es-ES"/>
              </w:rPr>
              <w:t xml:space="preserve">2.1 El sistema detecta que el proveedor tiene órdenes de compra </w:t>
            </w:r>
            <w:del w:id="1499" w:author="Claude" w:date="2026-10-05T00:00:00Z">
              <w:r>
                <w:rPr>
                  <w:lang w:val="es-ES"/>
                </w:rPr>
                <w:delText xml:space="preserve">que no están cerradas</w:delText>
              </w:r>
            </w:del>
            <w:ins w:id="1500" w:author="Claude" w:date="2026-10-05T00:00:00Z">
              <w:r>
                <w:rPr>
                  <w:lang w:val="es-ES"/>
                </w:rPr>
                <w:t xml:space="preserve">abiertas (ni Cerradas ni Pagadas)</w:t>
              </w:r>
            </w:ins>
            <w:r>
              <w:rPr>
                <w:lang w:val="es-ES"/>
              </w:rPr>
              <w:t xml:space="preserve">.</w:t>
            </w:r>
          </w:p>
          <w:p w14:paraId="6682C86C" w14:textId="77777777" w:rsidR="00CA1B3A" w:rsidRPr="00CA1B3A" w:rsidRDefault="00CA1B3A" w:rsidP="00CA1B3A">
            <w:pPr>
              <w:rPr>
                <w:lang w:val="es-ES"/>
              </w:rPr>
            </w:pPr>
            <w:r>
              <w:rPr>
                <w:lang w:val="es-ES"/>
              </w:rPr>
              <w:t>2.2 El sistema muestra un mensaje indicando esas órdenes, y cancela la baja.</w:t>
            </w:r>
          </w:p>
          <w:p w14:paraId="424FD676" w14:textId="18349AC7" w:rsidR="00CA1B3A" w:rsidRPr="00CA1B3A" w:rsidRDefault="00CA1B3A" w:rsidP="00CA1B3A">
            <w:pPr>
              <w:rPr>
                <w:b/>
                <w:bCs/>
                <w:lang w:val="es-ES"/>
              </w:rPr>
            </w:pPr>
            <w:r>
              <w:rPr>
                <w:b/>
                <w:bCs/>
                <w:lang w:val="es-ES"/>
              </w:rPr>
              <w:t xml:space="preserve">FA2 - Baja cancelada </w:t>
            </w:r>
          </w:p>
          <w:p w14:paraId="0BE3570B" w14:textId="77777777" w:rsidR="00CA1B3A" w:rsidRPr="00CA1B3A" w:rsidRDefault="00CA1B3A" w:rsidP="00CA1B3A">
            <w:pPr>
              <w:rPr>
                <w:lang w:val="es-ES"/>
              </w:rPr>
            </w:pPr>
            <w:r>
              <w:rPr>
                <w:lang w:val="es-ES"/>
              </w:rPr>
              <w:t>3.1 El Encargado de Stock cancela la baja.</w:t>
            </w:r>
          </w:p>
          <w:p w14:paraId="3E8BE0A1" w14:textId="2B8F033C" w:rsidR="00CA1B3A" w:rsidRPr="00E70ABF" w:rsidRDefault="00CA1B3A" w:rsidP="00CA1B3A">
            <w:pPr>
              <w:rPr>
                <w:lang w:val="es-ES"/>
              </w:rPr>
            </w:pPr>
            <w:r>
              <w:rPr>
                <w:lang w:val="es-ES"/>
              </w:rPr>
              <w:t>3.2 El sistema muestra nuevamente el listado de proveedores.</w:t>
            </w:r>
          </w:p>
        </w:tc>
      </w:tr>
      <w:tr w:rsidR="00CA1B3A" w:rsidRPr="00E70ABF" w14:paraId="1AF81B22" w14:textId="77777777" w:rsidTr="0007662C">
        <w:tc>
          <w:tcPr>
            <w:tcW w:w="8494" w:type="dxa"/>
          </w:tcPr>
          <w:p w14:paraId="728CB491" w14:textId="14E86129" w:rsidR="00CA1B3A" w:rsidRPr="00E70ABF" w:rsidRDefault="00CA1B3A" w:rsidP="000941CC">
            <w:pPr>
              <w:rPr>
                <w:lang w:val="es-ES"/>
              </w:rPr>
            </w:pPr>
            <w:r>
              <w:rPr>
                <w:b/>
                <w:bCs/>
                <w:lang w:val="es-ES"/>
              </w:rPr>
              <w:t xml:space="preserve">POSTCONDICIONES: </w:t>
            </w:r>
            <w:r>
              <w:rPr>
                <w:lang w:val="es-ES"/>
              </w:rPr>
              <w:t xml:space="preserve">El proveedor queda dado de baja (inactivo). Conserva su historial y deja de aparecer para generar nuevas órdenes de compra.</w:t>
            </w:r>
          </w:p>
        </w:tc>
      </w:tr>
    </w:tbl>
    <w:p w14:paraId="3B35B5F4" w14:textId="77777777" w:rsidR="00CA1B3A" w:rsidRDefault="00CA1B3A" w:rsidP="00CA1B3A"/>
    <w:p w14:paraId="7F5203A1" w14:textId="169219E0" w:rsidR="00CA1B3A" w:rsidRDefault="00CA1B3A" w:rsidP="000941CC">
      <w:pPr>
        <w:pStyle w:val="Ttulo4"/>
      </w:pPr>
      <w:r>
        <w:rPr>
          <w:lang w:val="es-ES"/>
        </w:rPr>
        <w:t>Diagrama de Secuencias:</w:t>
      </w:r>
    </w:p>
    <w:p w14:paraId="1229DF2F" w14:textId="77777777" w:rsidR="00CA1B3A" w:rsidRPr="00CA1B3A" w:rsidRDefault="00CA1B3A" w:rsidP="00BC5CC5"/>
    <w:p>
      <w:pPr>
        <w:pStyle w:val="Ttulo4"/>
        <w:rPr>
          <w:ins w:id="1994" w:author="Claude" w:date="2026-10-05T00:00:00Z"/>
        </w:rPr>
      </w:pPr>
      <w:ins w:id="1995" w:author="Claude" w:date="2026-10-05T00:00:00Z">
        <w:r>
          <w:rPr/>
          <w:t xml:space="preserve">CU030 - Consultar Compras</w:t>
        </w:r>
      </w:ins>
    </w:p>
    <w:tbl>
      <w:tblPr>
        <w:tblStyle w:val="Tablaconcuadrcula"/>
        <w:tblW w:w="0" w:type="auto"/>
        <w:tblLook w:val="04A0" w:firstRow="1" w:lastRow="0" w:firstColumn="1" w:lastColumn="0" w:noHBand="0" w:noVBand="1"/>
      </w:tblPr>
      <w:tblGrid>
        <w:gridCol w:w="8494"/>
      </w:tblGrid>
      <w:tr w:rsidR="00CA1B3A" w:rsidRPr="00E70ABF" w14:paraId="052D1A53" w14:textId="77777777" w:rsidTr="0007662C">
        <w:trPr>
          <w:ins w:id="2040" w:author="Claude" w:date="2026-10-05T00:00:00Z"/>
        </w:trPr>
        <w:tc>
          <w:tcPr>
            <w:tcW w:w="8494" w:type="dxa"/>
          </w:tcPr>
          <w:p>
            <w:pPr>
              <w:rPr>
                <w:ins w:id="1996" w:author="Claude" w:date="2026-10-05T00:00:00Z"/>
              </w:rPr>
            </w:pPr>
            <w:ins w:id="1997" w:author="Claude" w:date="2026-10-05T00:00:00Z">
              <w:r>
                <w:rPr>
                  <w:b/>
                  <w:bCs/>
                  <w:lang w:val="es-ES"/>
                </w:rPr>
                <w:t xml:space="preserve">ID Y NOMBRE:</w:t>
              </w:r>
              <w:r>
                <w:rPr>
                  <w:lang w:val="es-ES"/>
                </w:rPr>
                <w:t xml:space="preserve"> CU030 - Consultar Compras</w:t>
              </w:r>
            </w:ins>
          </w:p>
        </w:tc>
      </w:tr>
      <w:tr w:rsidR="00CA1B3A" w:rsidRPr="00E70ABF" w14:paraId="6ED24D27" w14:textId="77777777" w:rsidTr="0007662C">
        <w:trPr>
          <w:ins w:id="2041" w:author="Claude" w:date="2026-10-05T00:00:00Z"/>
        </w:trPr>
        <w:tc>
          <w:tcPr>
            <w:tcW w:w="8494" w:type="dxa"/>
          </w:tcPr>
          <w:p>
            <w:pPr>
              <w:rPr>
                <w:ins w:id="1998" w:author="Claude" w:date="2026-10-05T00:00:00Z"/>
              </w:rPr>
            </w:pPr>
            <w:ins w:id="1999" w:author="Claude" w:date="2026-10-05T00:00:00Z">
              <w:r>
                <w:rPr>
                  <w:b/>
                  <w:bCs/>
                  <w:lang w:val="es-ES"/>
                </w:rPr>
                <w:t xml:space="preserve">ESTADO:</w:t>
              </w:r>
              <w:r>
                <w:rPr>
                  <w:lang w:val="es-ES"/>
                </w:rPr>
                <w:t xml:space="preserve"> En proceso</w:t>
              </w:r>
            </w:ins>
          </w:p>
        </w:tc>
      </w:tr>
      <w:tr w:rsidR="00CA1B3A" w:rsidRPr="00E70ABF" w14:paraId="7390F6FC" w14:textId="77777777" w:rsidTr="0007662C">
        <w:trPr>
          <w:ins w:id="2042" w:author="Claude" w:date="2026-10-05T00:00:00Z"/>
        </w:trPr>
        <w:tc>
          <w:tcPr>
            <w:tcW w:w="8494" w:type="dxa"/>
          </w:tcPr>
          <w:p>
            <w:pPr>
              <w:rPr>
                <w:ins w:id="2000" w:author="Claude" w:date="2026-10-05T00:00:00Z"/>
              </w:rPr>
            </w:pPr>
            <w:ins w:id="2001" w:author="Claude" w:date="2026-10-05T00:00:00Z">
              <w:r>
                <w:rPr>
                  <w:b/>
                  <w:bCs/>
                  <w:lang w:val="es-ES"/>
                </w:rPr>
                <w:t xml:space="preserve">DESCRIPCIÓN:</w:t>
              </w:r>
              <w:r>
                <w:rPr>
                  <w:lang w:val="es-ES"/>
                </w:rPr>
                <w:t xml:space="preserve"> Permite consultar las órdenes de compra por fecha, estado y proveedor, con el total recibido y el pago, y ver el detalle de la orden elegida. Con el estado "Pagada" sirve de historial de pagos.</w:t>
              </w:r>
            </w:ins>
          </w:p>
        </w:tc>
      </w:tr>
      <w:tr w:rsidR="00CA1B3A" w:rsidRPr="00E70ABF" w14:paraId="52772F03" w14:textId="77777777" w:rsidTr="0007662C">
        <w:trPr>
          <w:ins w:id="2043" w:author="Claude" w:date="2026-10-05T00:00:00Z"/>
        </w:trPr>
        <w:tc>
          <w:tcPr>
            <w:tcW w:w="8494" w:type="dxa"/>
          </w:tcPr>
          <w:p>
            <w:pPr>
              <w:rPr>
                <w:ins w:id="2002" w:author="Claude" w:date="2026-10-05T00:00:00Z"/>
              </w:rPr>
            </w:pPr>
            <w:ins w:id="2003" w:author="Claude" w:date="2026-10-05T00:00:00Z">
              <w:r>
                <w:rPr>
                  <w:b/>
                  <w:bCs/>
                  <w:lang w:val="es-ES"/>
                </w:rPr>
                <w:t xml:space="preserve">ACTOR PRINCIPAL:</w:t>
              </w:r>
              <w:r>
                <w:rPr>
                  <w:lang w:val="es-ES"/>
                </w:rPr>
                <w:t xml:space="preserve"> Encargado de Stock, Dueño</w:t>
              </w:r>
            </w:ins>
          </w:p>
        </w:tc>
      </w:tr>
      <w:tr w:rsidR="00CA1B3A" w:rsidRPr="00E70ABF" w14:paraId="350A30DA" w14:textId="77777777" w:rsidTr="0007662C">
        <w:trPr>
          <w:ins w:id="2044" w:author="Claude" w:date="2026-10-05T00:00:00Z"/>
        </w:trPr>
        <w:tc>
          <w:tcPr>
            <w:tcW w:w="8494" w:type="dxa"/>
          </w:tcPr>
          <w:p>
            <w:pPr>
              <w:rPr>
                <w:ins w:id="2004" w:author="Claude" w:date="2026-10-05T00:00:00Z"/>
              </w:rPr>
            </w:pPr>
            <w:ins w:id="2005" w:author="Claude" w:date="2026-10-05T00:00:00Z">
              <w:r>
                <w:rPr>
                  <w:b/>
                  <w:bCs/>
                  <w:lang w:val="es-ES"/>
                </w:rPr>
                <w:t xml:space="preserve">ACTORES SECUNDARIOS:</w:t>
              </w:r>
              <w:r>
                <w:rPr>
                  <w:lang w:val="es-ES"/>
                </w:rPr>
                <w:t xml:space="preserve"> No tiene.</w:t>
              </w:r>
            </w:ins>
          </w:p>
        </w:tc>
      </w:tr>
      <w:tr w:rsidR="00CA1B3A" w:rsidRPr="00E70ABF" w14:paraId="35131F78" w14:textId="77777777" w:rsidTr="0007662C">
        <w:trPr>
          <w:ins w:id="2045" w:author="Claude" w:date="2026-10-05T00:00:00Z"/>
        </w:trPr>
        <w:tc>
          <w:tcPr>
            <w:tcW w:w="8494" w:type="dxa"/>
          </w:tcPr>
          <w:p>
            <w:pPr>
              <w:rPr>
                <w:ins w:id="2006" w:author="Claude" w:date="2026-10-05T00:00:00Z"/>
              </w:rPr>
            </w:pPr>
            <w:ins w:id="2007" w:author="Claude" w:date="2026-10-05T00:00:00Z">
              <w:r>
                <w:rPr>
                  <w:b/>
                  <w:bCs/>
                  <w:lang w:val="es-ES"/>
                </w:rPr>
                <w:t xml:space="preserve">PRECONDICIONES:</w:t>
              </w:r>
              <w:r>
                <w:rPr>
                  <w:lang w:val="es-ES"/>
                </w:rPr>
                <w:t xml:space="preserve"> El usuario inició sesión con el permiso "Consulta Compras".</w:t>
              </w:r>
            </w:ins>
          </w:p>
        </w:tc>
      </w:tr>
      <w:tr w:rsidR="00CA1B3A" w:rsidRPr="00E70ABF" w14:paraId="7508BE28" w14:textId="77777777" w:rsidTr="0007662C">
        <w:trPr>
          <w:ins w:id="2046" w:author="Claude" w:date="2026-10-05T00:00:00Z"/>
        </w:trPr>
        <w:tc>
          <w:tcPr>
            <w:tcW w:w="8494" w:type="dxa"/>
          </w:tcPr>
          <w:p>
            <w:pPr>
              <w:rPr>
                <w:ins w:id="2008" w:author="Claude" w:date="2026-10-05T00:00:00Z"/>
              </w:rPr>
            </w:pPr>
            <w:ins w:id="2009" w:author="Claude" w:date="2026-10-05T00:00:00Z">
              <w:r>
                <w:rPr>
                  <w:b/>
                  <w:bCs/>
                  <w:lang w:val="es-ES"/>
                </w:rPr>
                <w:t xml:space="preserve">PUNTOS DE EXTENSIÓN:</w:t>
              </w:r>
              <w:r>
                <w:rPr>
                  <w:lang w:val="es-ES"/>
                </w:rPr>
                <w:t xml:space="preserve"> No tiene.</w:t>
              </w:r>
            </w:ins>
          </w:p>
        </w:tc>
      </w:tr>
      <w:tr w:rsidR="00CA1B3A" w:rsidRPr="00E70ABF" w14:paraId="59FDF376" w14:textId="77777777" w:rsidTr="0007662C">
        <w:trPr>
          <w:ins w:id="2047" w:author="Claude" w:date="2026-10-05T00:00:00Z"/>
        </w:trPr>
        <w:tc>
          <w:tcPr>
            <w:tcW w:w="8494" w:type="dxa"/>
          </w:tcPr>
          <w:p>
            <w:pPr>
              <w:rPr>
                <w:ins w:id="2010" w:author="Claude" w:date="2026-10-05T00:00:00Z"/>
              </w:rPr>
            </w:pPr>
            <w:ins w:id="2011" w:author="Claude" w:date="2026-10-05T00:00:00Z">
              <w:r>
                <w:rPr>
                  <w:b/>
                  <w:bCs/>
                  <w:lang w:val="es-ES"/>
                </w:rPr>
                <w:t xml:space="preserve">CONDICIÓN:</w:t>
              </w:r>
              <w:r>
                <w:rPr>
                  <w:lang w:val="es-ES"/>
                </w:rPr>
                <w:t xml:space="preserve"> No aplica.</w:t>
              </w:r>
            </w:ins>
          </w:p>
        </w:tc>
      </w:tr>
      <w:tr w:rsidR="00CA1B3A" w:rsidRPr="00E70ABF" w14:paraId="3E53EEF2" w14:textId="77777777" w:rsidTr="0007662C">
        <w:trPr>
          <w:trHeight w:val="2524"/>
          <w:ins w:id="2048" w:author="Claude" w:date="2026-10-05T00:00:00Z"/>
        </w:trPr>
        <w:tc>
          <w:tcPr>
            <w:tcW w:w="8494" w:type="dxa"/>
          </w:tcPr>
          <w:p>
            <w:pPr>
              <w:rPr>
                <w:ins w:id="2012" w:author="Claude" w:date="2026-10-05T00:00:00Z"/>
              </w:rPr>
            </w:pPr>
            <w:ins w:id="2013" w:author="Claude" w:date="2026-10-05T00:00:00Z">
              <w:r>
                <w:rPr>
                  <w:b/>
                  <w:bCs/>
                  <w:lang w:val="es-ES"/>
                </w:rPr>
                <w:t xml:space="preserve">ESCENARIO PRINCIPAL:</w:t>
              </w:r>
            </w:ins>
          </w:p>
          <w:p>
            <w:pPr>
              <w:numPr>
                <w:ilvl w:val="0"/>
                <w:numId w:val="38"/>
              </w:numPr>
              <w:rPr>
                <w:ins w:id="2014" w:author="Claude" w:date="2026-10-05T00:00:00Z"/>
              </w:rPr>
            </w:pPr>
            <w:ins w:id="2015" w:author="Claude" w:date="2026-10-05T00:00:00Z">
              <w:r>
                <w:rPr>
                  <w:lang w:val="es-ES"/>
                </w:rPr>
                <w:t xml:space="preserve">El usuario ingresa a la consulta de compras a proveedores.</w:t>
              </w:r>
            </w:ins>
          </w:p>
          <w:p>
            <w:pPr>
              <w:numPr>
                <w:ilvl w:val="0"/>
                <w:numId w:val="38"/>
              </w:numPr>
              <w:rPr>
                <w:ins w:id="2016" w:author="Claude" w:date="2026-10-05T00:00:00Z"/>
              </w:rPr>
            </w:pPr>
            <w:ins w:id="2017" w:author="Claude" w:date="2026-10-05T00:00:00Z">
              <w:r>
                <w:rPr>
                  <w:lang w:val="es-ES"/>
                </w:rPr>
                <w:t xml:space="preserve">El sistema muestra los filtros: rango de fechas, estado de la orden (todos o uno) y proveedor (todos o uno).</w:t>
              </w:r>
            </w:ins>
          </w:p>
          <w:p>
            <w:pPr>
              <w:numPr>
                <w:ilvl w:val="0"/>
                <w:numId w:val="38"/>
              </w:numPr>
              <w:rPr>
                <w:ins w:id="2018" w:author="Claude" w:date="2026-10-05T00:00:00Z"/>
              </w:rPr>
            </w:pPr>
            <w:ins w:id="2019" w:author="Claude" w:date="2026-10-05T00:00:00Z">
              <w:r>
                <w:rPr>
                  <w:lang w:val="es-ES"/>
                </w:rPr>
                <w:t xml:space="preserve">El usuario ingresa los filtros y presiona buscar.</w:t>
              </w:r>
            </w:ins>
          </w:p>
          <w:p>
            <w:pPr>
              <w:numPr>
                <w:ilvl w:val="0"/>
                <w:numId w:val="38"/>
              </w:numPr>
              <w:rPr>
                <w:ins w:id="2020" w:author="Claude" w:date="2026-10-05T00:00:00Z"/>
              </w:rPr>
            </w:pPr>
            <w:ins w:id="2021" w:author="Claude" w:date="2026-10-05T00:00:00Z">
              <w:r>
                <w:rPr>
                  <w:lang w:val="es-ES"/>
                </w:rPr>
                <w:t xml:space="preserve">El sistema muestra las órdenes que cumplen los filtros con su proveedor, fecha, estado, total recibido y pago.</w:t>
              </w:r>
            </w:ins>
          </w:p>
          <w:p>
            <w:pPr>
              <w:numPr>
                <w:ilvl w:val="0"/>
                <w:numId w:val="38"/>
              </w:numPr>
              <w:rPr>
                <w:ins w:id="2022" w:author="Claude" w:date="2026-10-05T00:00:00Z"/>
              </w:rPr>
            </w:pPr>
            <w:ins w:id="2023" w:author="Claude" w:date="2026-10-05T00:00:00Z">
              <w:r>
                <w:rPr>
                  <w:lang w:val="es-ES"/>
                </w:rPr>
                <w:t xml:space="preserve">El usuario selecciona una orden.</w:t>
              </w:r>
            </w:ins>
          </w:p>
          <w:p>
            <w:pPr>
              <w:numPr>
                <w:ilvl w:val="0"/>
                <w:numId w:val="38"/>
              </w:numPr>
              <w:rPr>
                <w:ins w:id="2024" w:author="Claude" w:date="2026-10-05T00:00:00Z"/>
              </w:rPr>
            </w:pPr>
            <w:ins w:id="2025" w:author="Claude" w:date="2026-10-05T00:00:00Z">
              <w:r>
                <w:rPr>
                  <w:lang w:val="es-ES"/>
                </w:rPr>
                <w:t xml:space="preserve">El sistema muestra el detalle de la orden: líneas con las cantidades pedidas, recibidas y pendientes, recepciones con su remito y factura, reclamos, aprobación, observaciones y pago.</w:t>
              </w:r>
            </w:ins>
          </w:p>
        </w:tc>
      </w:tr>
      <w:tr w:rsidR="00CA1B3A" w:rsidRPr="00E70ABF" w14:paraId="40C56F72" w14:textId="77777777" w:rsidTr="0007662C">
        <w:trPr>
          <w:ins w:id="2049" w:author="Claude" w:date="2026-10-05T00:00:00Z"/>
        </w:trPr>
        <w:tc>
          <w:tcPr>
            <w:tcW w:w="8494" w:type="dxa"/>
          </w:tcPr>
          <w:p>
            <w:pPr>
              <w:rPr>
                <w:ins w:id="2026" w:author="Claude" w:date="2026-10-05T00:00:00Z"/>
              </w:rPr>
            </w:pPr>
            <w:ins w:id="2027" w:author="Claude" w:date="2026-10-05T00:00:00Z">
              <w:r>
                <w:rPr>
                  <w:b/>
                  <w:bCs/>
                  <w:lang w:val="es-ES"/>
                </w:rPr>
                <w:t xml:space="preserve">FLUJOS ALTERNATIVOS:</w:t>
              </w:r>
              <w:r>
                <w:rPr>
                  <w:lang w:val="es-ES"/>
                </w:rPr>
                <w:br/>
              </w:r>
              <w:r>
                <w:rPr>
                  <w:b/>
                  <w:bCs/>
                  <w:lang w:val="es-ES"/>
                </w:rPr>
                <w:t xml:space="preserve">FA1 - Sin órdenes para los filtros (pasos 4.1 y 4.2)</w:t>
              </w:r>
            </w:ins>
          </w:p>
          <w:p>
            <w:pPr>
              <w:rPr>
                <w:ins w:id="2028" w:author="Claude" w:date="2026-10-05T00:00:00Z"/>
              </w:rPr>
            </w:pPr>
            <w:ins w:id="2029" w:author="Claude" w:date="2026-10-05T00:00:00Z">
              <w:r>
                <w:rPr>
                  <w:lang w:val="es-ES"/>
                </w:rPr>
                <w:t xml:space="preserve">4.1 El sistema detecta que no hay órdenes que cumplan los filtros.</w:t>
              </w:r>
            </w:ins>
          </w:p>
          <w:p>
            <w:pPr>
              <w:rPr>
                <w:ins w:id="2030" w:author="Claude" w:date="2026-10-05T00:00:00Z"/>
              </w:rPr>
            </w:pPr>
            <w:ins w:id="2031" w:author="Claude" w:date="2026-10-05T00:00:00Z">
              <w:r>
                <w:rPr>
                  <w:lang w:val="es-ES"/>
                </w:rPr>
                <w:t xml:space="preserve">4.2 El sistema muestra el listado vacío, y el flujo continúa en el paso 3.</w:t>
              </w:r>
            </w:ins>
          </w:p>
          <w:p>
            <w:pPr>
              <w:rPr>
                <w:ins w:id="2032" w:author="Claude" w:date="2026-10-05T00:00:00Z"/>
              </w:rPr>
            </w:pPr>
            <w:ins w:id="2033" w:author="Claude" w:date="2026-10-05T00:00:00Z">
              <w:r>
                <w:rPr>
                  <w:b/>
                  <w:bCs/>
                  <w:lang w:val="es-ES"/>
                </w:rPr>
                <w:t xml:space="preserve">FA2 - Rango de fechas inválido (pasos 4.1 y 4.2)</w:t>
              </w:r>
            </w:ins>
          </w:p>
          <w:p>
            <w:pPr>
              <w:rPr>
                <w:ins w:id="2034" w:author="Claude" w:date="2026-10-05T00:00:00Z"/>
              </w:rPr>
            </w:pPr>
            <w:ins w:id="2035" w:author="Claude" w:date="2026-10-05T00:00:00Z">
              <w:r>
                <w:rPr>
                  <w:lang w:val="es-ES"/>
                </w:rPr>
                <w:t xml:space="preserve">4.1 El sistema detecta que la fecha desde es posterior a la fecha hasta.</w:t>
              </w:r>
            </w:ins>
          </w:p>
          <w:p>
            <w:pPr>
              <w:rPr>
                <w:ins w:id="2036" w:author="Claude" w:date="2026-10-05T00:00:00Z"/>
              </w:rPr>
            </w:pPr>
            <w:ins w:id="2037" w:author="Claude" w:date="2026-10-05T00:00:00Z">
              <w:r>
                <w:rPr>
                  <w:lang w:val="es-ES"/>
                </w:rPr>
                <w:t xml:space="preserve">4.2 El sistema muestra un mensaje indicando que el rango de fechas no es válido, y el flujo continúa en el paso 3.</w:t>
              </w:r>
            </w:ins>
          </w:p>
        </w:tc>
      </w:tr>
      <w:tr w:rsidR="00CA1B3A" w:rsidRPr="00E70ABF" w14:paraId="56EB97D3" w14:textId="77777777" w:rsidTr="0007662C">
        <w:trPr>
          <w:ins w:id="2050" w:author="Claude" w:date="2026-10-05T00:00:00Z"/>
        </w:trPr>
        <w:tc>
          <w:tcPr>
            <w:tcW w:w="8494" w:type="dxa"/>
          </w:tcPr>
          <w:p>
            <w:pPr>
              <w:rPr>
                <w:ins w:id="2038" w:author="Claude" w:date="2026-10-05T00:00:00Z"/>
              </w:rPr>
            </w:pPr>
            <w:ins w:id="2039" w:author="Claude" w:date="2026-10-05T00:00:00Z">
              <w:r>
                <w:rPr>
                  <w:b/>
                  <w:bCs/>
                  <w:lang w:val="es-ES"/>
                </w:rPr>
                <w:t xml:space="preserve">POSTCONDICIONES:</w:t>
              </w:r>
              <w:r>
                <w:rPr>
                  <w:lang w:val="es-ES"/>
                </w:rPr>
                <w:t xml:space="preserve"> La consulta no modifica ningún dato del sistema.</w:t>
              </w:r>
            </w:ins>
          </w:p>
        </w:tc>
      </w:tr>
    </w:tbl>
    <w:p>
      <w:pPr>
        <w:rPr>
          <w:ins w:id="2051" w:author="Claude" w:date="2026-10-05T00:00:00Z"/>
        </w:rPr>
      </w:pPr>
    </w:p>
    <w:p>
      <w:pPr>
        <w:pStyle w:val="Ttulo4"/>
        <w:rPr>
          <w:ins w:id="2052" w:author="Claude" w:date="2026-10-05T00:00:00Z"/>
        </w:rPr>
      </w:pPr>
      <w:ins w:id="2053" w:author="Claude" w:date="2026-10-05T00:00:00Z">
        <w:r>
          <w:rPr>
            <w:lang w:val="es-ES"/>
          </w:rPr>
          <w:t xml:space="preserve">Diagrama de Secuencias:</w:t>
        </w:r>
      </w:ins>
    </w:p>
    <w:p>
      <w:pPr>
        <w:rPr>
          <w:ins w:id="2054" w:author="Claude" w:date="2026-10-05T00:00:00Z"/>
        </w:rPr>
      </w:pPr>
    </w:p>
    <w:p w14:paraId="79A20F32" w14:textId="77777777" w:rsidR="00B77F9B" w:rsidRDefault="00B77F9B" w:rsidP="00B77F9B">
      <w:pPr>
        <w:pStyle w:val="Ttulo3"/>
        <w:rPr>
          <w:rFonts w:ascii="Times New Roman" w:eastAsia="Times New Roman" w:hAnsi="Times New Roman" w:cs="Times New Roman"/>
        </w:rPr>
      </w:pPr>
      <w:bookmarkStart w:id="23" w:name="_Toc241023254"/>
      <w:r>
        <w:rPr>
          <w:rFonts w:ascii="Times New Roman" w:eastAsia="Times New Roman" w:hAnsi="Times New Roman" w:cs="Times New Roman"/>
        </w:rPr>
        <w:t>E. Diagrama de clases del proceso</w:t>
      </w:r>
      <w:bookmarkEnd w:id="23"/>
    </w:p>
    <w:p w14:paraId="592DE12E" w14:textId="77777777" w:rsidR="00B77F9B" w:rsidRPr="00097640" w:rsidRDefault="00B77F9B" w:rsidP="00B77F9B">
      <w:pPr>
        <w:rPr>
          <w:rFonts w:cstheme="minorBidi"/>
        </w:rPr>
      </w:pPr>
    </w:p>
    <w:p w14:paraId="502490D4" w14:textId="77777777" w:rsidR="00B77F9B" w:rsidRDefault="00B77F9B" w:rsidP="00B77F9B">
      <w:pPr>
        <w:pStyle w:val="Ttulo3"/>
        <w:rPr>
          <w:rFonts w:ascii="Times New Roman" w:eastAsia="Times New Roman" w:hAnsi="Times New Roman" w:cs="Times New Roman"/>
        </w:rPr>
      </w:pPr>
      <w:bookmarkStart w:id="24" w:name="_Toc241023255"/>
      <w:r>
        <w:rPr>
          <w:rFonts w:ascii="Times New Roman" w:eastAsia="Times New Roman" w:hAnsi="Times New Roman" w:cs="Times New Roman"/>
        </w:rPr>
        <w:t>F. Modelo de datos (DER) del proceso</w:t>
      </w:r>
      <w:bookmarkEnd w:id="24"/>
    </w:p>
    <w:p w14:paraId="25D4FD2B" w14:textId="77777777" w:rsidR="00B77F9B" w:rsidRPr="00097640" w:rsidRDefault="00B77F9B" w:rsidP="00B77F9B">
      <w:pPr>
        <w:rPr>
          <w:rFonts w:cstheme="minorBidi"/>
        </w:rPr>
      </w:pPr>
    </w:p>
    <w:p w14:paraId="02CECE1D" w14:textId="0FA876B6" w:rsidR="008710C3" w:rsidRDefault="00BE30D4" w:rsidP="000F2686">
      <w:pPr>
        <w:pStyle w:val="Ttulo2"/>
        <w:rPr>
          <w:rFonts w:ascii="Times New Roman" w:eastAsia="Times New Roman" w:hAnsi="Times New Roman" w:cs="Times New Roman"/>
        </w:rPr>
      </w:pPr>
      <w:bookmarkStart w:id="25" w:name="_Toc241023256"/>
      <w:r>
        <w:rPr>
          <w:rFonts w:ascii="Times New Roman" w:eastAsia="Times New Roman" w:hAnsi="Times New Roman" w:cs="Times New Roman"/>
        </w:rPr>
        <w:t xml:space="preserve">N03. Proceso de negocio 3 — Análisis de rentabilidad</w:t>
      </w:r>
      <w:bookmarkEnd w:id="25"/>
    </w:p>
    <w:p w14:paraId="52C5E203" w14:textId="77777777" w:rsidR="008710C3" w:rsidRDefault="00BE30D4">
      <w:pPr>
        <w:pStyle w:val="font-claude-response-body"/>
      </w:pPr>
      <w:r>
        <w:t>Entrega 3: proceso de negocio complejo que genere valor agregado. Se sugiere un proceso que apoye la toma de decisiones y cruce información del negocio.</w:t>
      </w:r>
    </w:p>
    <w:p w14:paraId="0C7C5EC4" w14:textId="77777777" w:rsidR="008710C3" w:rsidRDefault="00BE30D4">
      <w:pPr>
        <w:pStyle w:val="Ttulo3"/>
        <w:rPr>
          <w:rFonts w:ascii="Times New Roman" w:eastAsia="Times New Roman" w:hAnsi="Times New Roman" w:cs="Times New Roman"/>
        </w:rPr>
      </w:pPr>
      <w:bookmarkStart w:id="26" w:name="_Toc241023257"/>
      <w:r>
        <w:rPr>
          <w:rFonts w:ascii="Times New Roman" w:eastAsia="Times New Roman" w:hAnsi="Times New Roman" w:cs="Times New Roman"/>
        </w:rPr>
        <w:t>A. Identificación de roles intervinientes</w:t>
      </w:r>
      <w:bookmarkEnd w:id="26"/>
    </w:p>
    <w:p w14:paraId="3B470F26" w14:textId="77777777" w:rsidR="00B77F9B" w:rsidRDefault="00B77F9B" w:rsidP="00B77F9B">
      <w:pPr>
        <w:pStyle w:val="Ttulo3"/>
        <w:rPr>
          <w:rFonts w:ascii="Times New Roman" w:eastAsia="Times New Roman" w:hAnsi="Times New Roman" w:cs="Times New Roman"/>
        </w:rPr>
      </w:pPr>
      <w:bookmarkStart w:id="27" w:name="_Toc241023258"/>
      <w:r>
        <w:rPr>
          <w:rFonts w:ascii="Times New Roman" w:eastAsia="Times New Roman" w:hAnsi="Times New Roman" w:cs="Times New Roman"/>
        </w:rPr>
        <w:t>B. Diagrama de actividad</w:t>
      </w:r>
      <w:bookmarkEnd w:id="27"/>
    </w:p>
    <w:p w14:paraId="301CE7DE" w14:textId="77777777" w:rsidR="00B77F9B" w:rsidRPr="00097640" w:rsidRDefault="00B77F9B" w:rsidP="00B77F9B">
      <w:pPr>
        <w:rPr>
          <w:rFonts w:cstheme="minorBidi"/>
        </w:rPr>
      </w:pPr>
    </w:p>
    <w:p w14:paraId="5FF7F8ED" w14:textId="77777777" w:rsidR="00B77F9B" w:rsidRDefault="00B77F9B" w:rsidP="00B77F9B">
      <w:pPr>
        <w:pStyle w:val="Ttulo3"/>
        <w:rPr>
          <w:rFonts w:ascii="Times New Roman" w:eastAsia="Times New Roman" w:hAnsi="Times New Roman" w:cs="Times New Roman"/>
        </w:rPr>
      </w:pPr>
      <w:bookmarkStart w:id="28" w:name="_Toc241023259"/>
      <w:r>
        <w:rPr>
          <w:rFonts w:ascii="Times New Roman" w:eastAsia="Times New Roman" w:hAnsi="Times New Roman" w:cs="Times New Roman"/>
        </w:rPr>
        <w:lastRenderedPageBreak/>
        <w:t>C. Modelo conceptual</w:t>
      </w:r>
      <w:bookmarkEnd w:id="28"/>
    </w:p>
    <w:p w14:paraId="47158EAA" w14:textId="77777777" w:rsidR="00B77F9B" w:rsidRPr="00097640" w:rsidRDefault="00B77F9B" w:rsidP="00B77F9B">
      <w:pPr>
        <w:rPr>
          <w:rFonts w:cstheme="minorBidi"/>
        </w:rPr>
      </w:pPr>
    </w:p>
    <w:p w14:paraId="210EDF2F" w14:textId="77777777" w:rsidR="00B77F9B" w:rsidRDefault="00B77F9B" w:rsidP="00B77F9B">
      <w:pPr>
        <w:pStyle w:val="Ttulo3"/>
        <w:rPr>
          <w:rFonts w:ascii="Times New Roman" w:eastAsia="Times New Roman" w:hAnsi="Times New Roman" w:cs="Times New Roman"/>
        </w:rPr>
      </w:pPr>
      <w:bookmarkStart w:id="29" w:name="_Toc241023260"/>
      <w:r>
        <w:rPr>
          <w:rFonts w:ascii="Times New Roman" w:eastAsia="Times New Roman" w:hAnsi="Times New Roman" w:cs="Times New Roman"/>
        </w:rPr>
        <w:t>D. Especificación de casos de uso principales</w:t>
      </w:r>
      <w:bookmarkEnd w:id="29"/>
    </w:p>
    <w:p w14:paraId="5294D63B" w14:textId="77777777" w:rsidR="00B77F9B" w:rsidRPr="00097640" w:rsidRDefault="00B77F9B" w:rsidP="00B77F9B">
      <w:pPr>
        <w:rPr>
          <w:rFonts w:cstheme="minorBidi"/>
        </w:rPr>
      </w:pPr>
    </w:p>
    <w:p w14:paraId="32EB6C34" w14:textId="77777777" w:rsidR="00B77F9B" w:rsidRDefault="00B77F9B" w:rsidP="00B77F9B">
      <w:pPr>
        <w:pStyle w:val="Ttulo3"/>
        <w:rPr>
          <w:rFonts w:ascii="Times New Roman" w:eastAsia="Times New Roman" w:hAnsi="Times New Roman" w:cs="Times New Roman"/>
        </w:rPr>
      </w:pPr>
      <w:bookmarkStart w:id="30" w:name="_Toc241023261"/>
      <w:r>
        <w:rPr>
          <w:rFonts w:ascii="Times New Roman" w:eastAsia="Times New Roman" w:hAnsi="Times New Roman" w:cs="Times New Roman"/>
        </w:rPr>
        <w:t>E. Diagrama de clases del proceso</w:t>
      </w:r>
      <w:bookmarkEnd w:id="30"/>
    </w:p>
    <w:p w14:paraId="0CA2C768" w14:textId="77777777" w:rsidR="00B77F9B" w:rsidRPr="00097640" w:rsidRDefault="00B77F9B" w:rsidP="00B77F9B">
      <w:pPr>
        <w:rPr>
          <w:rFonts w:cstheme="minorBidi"/>
        </w:rPr>
      </w:pPr>
    </w:p>
    <w:p w14:paraId="5BC8A351" w14:textId="77777777" w:rsidR="00B77F9B" w:rsidRDefault="00B77F9B" w:rsidP="00B77F9B">
      <w:pPr>
        <w:pStyle w:val="Ttulo3"/>
        <w:rPr>
          <w:rFonts w:ascii="Times New Roman" w:eastAsia="Times New Roman" w:hAnsi="Times New Roman" w:cs="Times New Roman"/>
        </w:rPr>
      </w:pPr>
      <w:bookmarkStart w:id="31" w:name="_Toc241023262"/>
      <w:r>
        <w:rPr>
          <w:rFonts w:ascii="Times New Roman" w:eastAsia="Times New Roman" w:hAnsi="Times New Roman" w:cs="Times New Roman"/>
        </w:rPr>
        <w:t>F. Modelo de datos (DER) del proceso</w:t>
      </w:r>
      <w:bookmarkEnd w:id="31"/>
    </w:p>
    <w:p w14:paraId="3B2E3FA8" w14:textId="77777777" w:rsidR="00B77F9B" w:rsidRPr="00097640" w:rsidRDefault="00B77F9B" w:rsidP="00B77F9B">
      <w:pPr>
        <w:rPr>
          <w:rFonts w:cstheme="minorBidi"/>
        </w:rPr>
      </w:pPr>
    </w:p>
    <w:p w14:paraId="7531D8E7" w14:textId="77777777" w:rsidR="00B77F9B" w:rsidRDefault="00B77F9B">
      <w:pPr>
        <w:rPr>
          <w:rFonts w:ascii="Times New Roman" w:eastAsia="Times New Roman" w:hAnsi="Times New Roman" w:cs="Times New Roman"/>
          <w:color w:val="0F4761"/>
          <w:sz w:val="40"/>
          <w:szCs w:val="40"/>
        </w:rPr>
      </w:pPr>
      <w:r>
        <w:rPr>
          <w:rFonts w:ascii="Times New Roman" w:eastAsia="Times New Roman" w:hAnsi="Times New Roman" w:cs="Times New Roman"/>
        </w:rPr>
        <w:br w:type="page"/>
      </w:r>
    </w:p>
    <w:p w14:paraId="03B68024" w14:textId="7206427E" w:rsidR="008710C3" w:rsidRDefault="00BE30D4">
      <w:pPr>
        <w:pStyle w:val="Ttulo1"/>
        <w:rPr>
          <w:rFonts w:ascii="Times New Roman" w:eastAsia="Times New Roman" w:hAnsi="Times New Roman" w:cs="Times New Roman"/>
        </w:rPr>
      </w:pPr>
      <w:bookmarkStart w:id="32" w:name="_Toc241023263"/>
      <w:r>
        <w:rPr>
          <w:rFonts w:ascii="Times New Roman" w:eastAsia="Times New Roman" w:hAnsi="Times New Roman" w:cs="Times New Roman"/>
        </w:rPr>
        <w:lastRenderedPageBreak/>
        <w:t>T00. DOCUMENTOS DE ASPECTOS TÉCNICOS QUE PROVEE EL SISTEMA DE INFORMACIÓN</w:t>
      </w:r>
      <w:bookmarkEnd w:id="32"/>
    </w:p>
    <w:p w14:paraId="4451F0D0" w14:textId="77777777" w:rsidR="006F36B5" w:rsidRPr="00375954" w:rsidRDefault="00BE30D4">
      <w:pPr>
        <w:pStyle w:val="Ttulo1"/>
        <w:rPr>
          <w:rFonts w:ascii="Times New Roman" w:eastAsia="Times New Roman" w:hAnsi="Times New Roman" w:cs="Times New Roman"/>
        </w:rPr>
      </w:pPr>
      <w:bookmarkStart w:id="33" w:name="_Toc241023264"/>
      <w:bookmarkStart w:id="34" w:name="_Toc232508965"/>
      <w:r>
        <w:rPr>
          <w:rFonts w:ascii="Times New Roman" w:eastAsia="Times New Roman" w:hAnsi="Times New Roman" w:cs="Times New Roman"/>
        </w:rPr>
        <w:t>T01. ARQUITECTURA BASE</w:t>
      </w:r>
      <w:bookmarkEnd w:id="33"/>
      <w:r>
        <w:rPr>
          <w:rFonts w:ascii="Times New Roman" w:eastAsia="Times New Roman" w:hAnsi="Times New Roman" w:cs="Times New Roman"/>
        </w:rPr>
        <w:t xml:space="preserve"> </w:t>
      </w:r>
      <w:bookmarkEnd w:id="34"/>
    </w:p>
    <w:p w14:paraId="16903D0C" w14:textId="77777777" w:rsidR="006F36B5" w:rsidRPr="00375954" w:rsidRDefault="00BE30D4">
      <w:pPr>
        <w:pStyle w:val="Ttulo2"/>
        <w:rPr>
          <w:rFonts w:ascii="Times New Roman" w:eastAsia="Times New Roman" w:hAnsi="Times New Roman" w:cs="Times New Roman"/>
          <w:sz w:val="30"/>
          <w:szCs w:val="30"/>
        </w:rPr>
      </w:pPr>
      <w:bookmarkStart w:id="35" w:name="_Toc232508966"/>
      <w:bookmarkStart w:id="36" w:name="_Toc241023265"/>
      <w:r>
        <w:rPr>
          <w:rFonts w:ascii="Times New Roman" w:eastAsia="Times New Roman" w:hAnsi="Times New Roman" w:cs="Times New Roman"/>
          <w:sz w:val="30"/>
          <w:szCs w:val="30"/>
        </w:rPr>
        <w:t>T01.1 Descripción funcional del producto y alcance</w:t>
      </w:r>
      <w:bookmarkEnd w:id="35"/>
      <w:bookmarkEnd w:id="36"/>
    </w:p>
    <w:p w14:paraId="3682B4E6" w14:textId="77777777" w:rsidR="006F36B5" w:rsidRPr="00375954" w:rsidRDefault="00BE30D4">
      <w:pPr>
        <w:numPr>
          <w:ilvl w:val="0"/>
          <w:numId w:val="1"/>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Las principales funcionalidades del sistema se obtienen a través de distintos procesos en los cuales un determinado “usuario” interactúa con el sistema, algunas de las funcionalidades son las siguientes:</w:t>
      </w:r>
    </w:p>
    <w:p w14:paraId="4F62B698" w14:textId="77777777" w:rsidR="006F36B5" w:rsidRPr="006C266A" w:rsidRDefault="009F0490">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Gestión de usuarios (Registro/LogIn-Out/BML) </w:t>
      </w:r>
    </w:p>
    <w:p w14:paraId="1903B34C" w14:textId="77777777" w:rsidR="006C266A" w:rsidRPr="006C266A" w:rsidRDefault="006C266A" w:rsidP="006C266A">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Gestión de roles y permisos</w:t>
      </w:r>
    </w:p>
    <w:p w14:paraId="3E02286D" w14:textId="77777777" w:rsidR="00C229D9" w:rsidRPr="00375954" w:rsidRDefault="00C229D9">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Gestión de productos (ABML)</w:t>
      </w:r>
    </w:p>
    <w:p w14:paraId="73D5B1D0" w14:textId="77777777" w:rsidR="00B9692E" w:rsidRDefault="00BE30D4"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Auditoría</w:t>
      </w:r>
      <w:r>
        <w:rPr>
          <w:rFonts w:ascii="Times New Roman" w:eastAsia="Times New Roman" w:hAnsi="Times New Roman" w:cs="Times New Roman"/>
          <w:color w:val="000000"/>
        </w:rPr>
        <w:t xml:space="preserve"> mediante gestión de Bitácora</w:t>
      </w:r>
      <w:r>
        <w:rPr>
          <w:rFonts w:ascii="Times New Roman" w:eastAsia="Times New Roman" w:hAnsi="Times New Roman" w:cs="Times New Roman"/>
        </w:rPr>
        <w:t xml:space="preserve"> de movimientos y cambios</w:t>
      </w:r>
    </w:p>
    <w:p w14:paraId="68137F0F" w14:textId="77777777" w:rsidR="005F1FEB" w:rsidRDefault="005F1FEB"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Control de cambios y reversión</w:t>
      </w:r>
    </w:p>
    <w:p w14:paraId="4EFE3E16" w14:textId="77777777" w:rsidR="00B9692E" w:rsidRPr="00B9692E" w:rsidRDefault="00B9692E"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BackUp y Restore</w:t>
      </w:r>
    </w:p>
    <w:p w14:paraId="0AA0B174" w14:textId="77777777" w:rsidR="009E71B0" w:rsidRPr="009E71B0" w:rsidRDefault="009E71B0">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Gestión de Múltiples idiomas </w:t>
      </w:r>
    </w:p>
    <w:p w14:paraId="51C4725A" w14:textId="77777777" w:rsidR="00D52052" w:rsidRPr="00375954" w:rsidRDefault="00D52052" w:rsidP="00D52052">
      <w:pPr>
        <w:pStyle w:val="Ttulo2"/>
        <w:rPr>
          <w:rFonts w:ascii="Times New Roman" w:eastAsia="Times New Roman" w:hAnsi="Times New Roman" w:cs="Times New Roman"/>
          <w:sz w:val="30"/>
          <w:szCs w:val="30"/>
        </w:rPr>
      </w:pPr>
      <w:bookmarkStart w:id="37" w:name="_Toc232508967"/>
      <w:bookmarkStart w:id="38" w:name="_Toc241023266"/>
      <w:r>
        <w:rPr>
          <w:rFonts w:ascii="Times New Roman" w:eastAsia="Times New Roman" w:hAnsi="Times New Roman" w:cs="Times New Roman"/>
          <w:sz w:val="30"/>
          <w:szCs w:val="30"/>
        </w:rPr>
        <w:t>T01.2 Definiciones, acrónimos y abreviaciones</w:t>
      </w:r>
      <w:bookmarkEnd w:id="37"/>
      <w:bookmarkEnd w:id="38"/>
    </w:p>
    <w:p w14:paraId="7863BDE9" w14:textId="77777777" w:rsidR="008D71E3" w:rsidRPr="00375954" w:rsidRDefault="008D71E3" w:rsidP="008D71E3"/>
    <w:p w14:paraId="25797DF8" w14:textId="77777777" w:rsidR="00D52052" w:rsidRPr="008D71E3" w:rsidRDefault="00D52052" w:rsidP="008D71E3">
      <w:pPr>
        <w:pStyle w:val="Ttulo2"/>
        <w:rPr>
          <w:rFonts w:ascii="Times New Roman" w:eastAsia="Times New Roman" w:hAnsi="Times New Roman" w:cs="Times New Roman"/>
          <w:sz w:val="30"/>
          <w:szCs w:val="30"/>
        </w:rPr>
      </w:pPr>
      <w:bookmarkStart w:id="39" w:name="_Toc232508968"/>
      <w:bookmarkStart w:id="40" w:name="_Toc241023267"/>
      <w:r>
        <w:rPr>
          <w:rFonts w:ascii="Times New Roman" w:eastAsia="Times New Roman" w:hAnsi="Times New Roman" w:cs="Times New Roman"/>
          <w:sz w:val="30"/>
          <w:szCs w:val="30"/>
        </w:rPr>
        <w:t>T01.3 Descripción de las personas participantes en el desarrollo del sistema de información y los usuarios (Roles)</w:t>
      </w:r>
      <w:bookmarkEnd w:id="39"/>
      <w:bookmarkEnd w:id="40"/>
    </w:p>
    <w:tbl>
      <w:tblPr>
        <w:tblStyle w:val="Tablaconcuadrcula"/>
        <w:tblW w:w="0" w:type="auto"/>
        <w:tblLook w:val="04A0" w:firstRow="1" w:lastRow="0" w:firstColumn="1" w:lastColumn="0" w:noHBand="0" w:noVBand="1"/>
      </w:tblPr>
      <w:tblGrid>
        <w:gridCol w:w="4247"/>
        <w:gridCol w:w="4247"/>
      </w:tblGrid>
      <w:tr w:rsidR="0030154C" w:rsidRPr="00375954" w14:paraId="40249586" w14:textId="77777777" w:rsidTr="0030154C">
        <w:tc>
          <w:tcPr>
            <w:tcW w:w="4247" w:type="dxa"/>
          </w:tcPr>
          <w:p w14:paraId="40E26358" w14:textId="77777777" w:rsidR="0030154C" w:rsidRPr="00375954" w:rsidRDefault="0030154C" w:rsidP="0030154C">
            <w:pPr>
              <w:jc w:val="center"/>
              <w:rPr>
                <w:rFonts w:ascii="Times New Roman" w:hAnsi="Times New Roman" w:cs="Times New Roman"/>
                <w:b/>
                <w:bCs/>
              </w:rPr>
            </w:pPr>
            <w:r>
              <w:rPr>
                <w:rFonts w:ascii="Times New Roman" w:hAnsi="Times New Roman" w:cs="Times New Roman"/>
                <w:b/>
                <w:bCs/>
              </w:rPr>
              <w:t>Rol</w:t>
            </w:r>
          </w:p>
        </w:tc>
        <w:tc>
          <w:tcPr>
            <w:tcW w:w="4247" w:type="dxa"/>
          </w:tcPr>
          <w:p w14:paraId="4809EF0D" w14:textId="77777777" w:rsidR="0030154C" w:rsidRPr="00375954" w:rsidRDefault="0092183A" w:rsidP="0030154C">
            <w:pPr>
              <w:jc w:val="center"/>
              <w:rPr>
                <w:rFonts w:ascii="Times New Roman" w:hAnsi="Times New Roman" w:cs="Times New Roman"/>
                <w:b/>
                <w:bCs/>
              </w:rPr>
            </w:pPr>
            <w:r>
              <w:rPr>
                <w:rFonts w:ascii="Times New Roman" w:hAnsi="Times New Roman" w:cs="Times New Roman"/>
                <w:b/>
                <w:bCs/>
              </w:rPr>
              <w:t>Responsabilidad/Acceso a:</w:t>
            </w:r>
          </w:p>
        </w:tc>
      </w:tr>
      <w:tr w:rsidR="00FF6CA4" w:rsidRPr="00375954" w14:paraId="42CA67DB" w14:textId="77777777" w:rsidTr="0030154C">
        <w:tc>
          <w:tcPr>
            <w:tcW w:w="4247" w:type="dxa"/>
          </w:tcPr>
          <w:p w14:paraId="5688FA50" w14:textId="77777777" w:rsidR="00FF6CA4" w:rsidRPr="00375954" w:rsidRDefault="00FF6CA4" w:rsidP="00CF6EAE">
            <w:pPr>
              <w:jc w:val="center"/>
              <w:rPr>
                <w:rFonts w:ascii="Times New Roman" w:hAnsi="Times New Roman" w:cs="Times New Roman"/>
              </w:rPr>
            </w:pPr>
            <w:r>
              <w:rPr>
                <w:rFonts w:ascii="Times New Roman" w:hAnsi="Times New Roman" w:cs="Times New Roman"/>
              </w:rPr>
              <w:t>“Administrador”</w:t>
            </w:r>
          </w:p>
        </w:tc>
        <w:tc>
          <w:tcPr>
            <w:tcW w:w="4247" w:type="dxa"/>
          </w:tcPr>
          <w:p w14:paraId="5FF7B796" w14:textId="77777777" w:rsidR="00FF6CA4" w:rsidRDefault="00FF6CA4" w:rsidP="00585671">
            <w:pPr>
              <w:jc w:val="center"/>
              <w:rPr>
                <w:rFonts w:ascii="Times New Roman" w:hAnsi="Times New Roman" w:cs="Times New Roman"/>
              </w:rPr>
            </w:pPr>
            <w:r>
              <w:rPr>
                <w:rFonts w:ascii="Times New Roman" w:hAnsi="Times New Roman" w:cs="Times New Roman"/>
              </w:rPr>
              <w:t>Login</w:t>
              <w:br/>
              <w:t xml:space="preserve">Gestión Usuario </w:t>
              <w:br/>
              <w:t xml:space="preserve">Gestión Producto </w:t>
            </w:r>
          </w:p>
          <w:p w14:paraId="3D4ADE3E" w14:textId="77777777" w:rsidR="00FF6CA4" w:rsidRDefault="00FF6CA4" w:rsidP="006A46EE">
            <w:pPr>
              <w:jc w:val="center"/>
              <w:rPr>
                <w:rFonts w:ascii="Times New Roman" w:hAnsi="Times New Roman" w:cs="Times New Roman"/>
              </w:rPr>
            </w:pPr>
            <w:r>
              <w:rPr>
                <w:rFonts w:ascii="Times New Roman" w:hAnsi="Times New Roman" w:cs="Times New Roman"/>
              </w:rPr>
              <w:t>Gestión Roles y Permisos</w:t>
              <w:br/>
              <w:t>Gestión Idiomas</w:t>
              <w:br/>
              <w:t>Administración</w:t>
            </w:r>
          </w:p>
          <w:p w14:paraId="7C3CC7D0" w14:textId="77777777" w:rsidR="00FF6CA4" w:rsidRPr="00375954" w:rsidRDefault="00FF6CA4" w:rsidP="00B613D8">
            <w:pPr>
              <w:jc w:val="center"/>
              <w:rPr>
                <w:rFonts w:ascii="Times New Roman" w:hAnsi="Times New Roman" w:cs="Times New Roman"/>
              </w:rPr>
            </w:pPr>
            <w:r>
              <w:rPr>
                <w:rFonts w:ascii="Times New Roman" w:hAnsi="Times New Roman" w:cs="Times New Roman"/>
              </w:rPr>
              <w:t>Logout</w:t>
            </w:r>
          </w:p>
        </w:tc>
      </w:tr>
      <w:tr w:rsidR="00FF6CA4" w:rsidRPr="00375954" w14:paraId="17C0B5F3" w14:textId="77777777" w:rsidTr="0030154C">
        <w:tc>
          <w:tcPr>
            <w:tcW w:w="4247" w:type="dxa"/>
          </w:tcPr>
          <w:p w14:paraId="69FF089C" w14:textId="77777777" w:rsidR="00FF6CA4" w:rsidRPr="00375954" w:rsidRDefault="00FF6CA4" w:rsidP="00CF6EAE">
            <w:pPr>
              <w:jc w:val="center"/>
              <w:rPr>
                <w:rFonts w:ascii="Times New Roman" w:hAnsi="Times New Roman" w:cs="Times New Roman"/>
              </w:rPr>
            </w:pPr>
            <w:r>
              <w:rPr>
                <w:rFonts w:ascii="Times New Roman" w:hAnsi="Times New Roman" w:cs="Times New Roman"/>
              </w:rPr>
              <w:t>“Cliente”</w:t>
            </w:r>
          </w:p>
        </w:tc>
        <w:tc>
          <w:tcPr>
            <w:tcW w:w="4247" w:type="dxa"/>
          </w:tcPr>
          <w:p w14:paraId="77FA3085" w14:textId="77777777" w:rsidR="00FF6CA4" w:rsidRDefault="00FF6CA4" w:rsidP="00FF6CA4">
            <w:pPr>
              <w:jc w:val="center"/>
              <w:rPr>
                <w:rFonts w:ascii="Times New Roman" w:hAnsi="Times New Roman" w:cs="Times New Roman"/>
              </w:rPr>
            </w:pPr>
            <w:r>
              <w:rPr>
                <w:rFonts w:ascii="Times New Roman" w:hAnsi="Times New Roman" w:cs="Times New Roman"/>
              </w:rPr>
              <w:t xml:space="preserve">Login </w:t>
            </w:r>
          </w:p>
          <w:p w14:paraId="54245514" w14:textId="77777777" w:rsidR="00FF6CA4" w:rsidRDefault="00FF6CA4" w:rsidP="00FF6CA4">
            <w:pPr>
              <w:jc w:val="center"/>
              <w:rPr>
                <w:rFonts w:ascii="Times New Roman" w:hAnsi="Times New Roman" w:cs="Times New Roman"/>
              </w:rPr>
            </w:pPr>
            <w:r>
              <w:rPr>
                <w:rFonts w:ascii="Times New Roman" w:hAnsi="Times New Roman" w:cs="Times New Roman"/>
              </w:rPr>
              <w:t>Gestión Idiomas</w:t>
            </w:r>
          </w:p>
          <w:p w14:paraId="10E0B65D" w14:textId="77777777" w:rsidR="00FF6CA4" w:rsidRPr="00375954" w:rsidRDefault="00FF6CA4" w:rsidP="00585671">
            <w:pPr>
              <w:jc w:val="center"/>
              <w:rPr>
                <w:rFonts w:ascii="Times New Roman" w:hAnsi="Times New Roman" w:cs="Times New Roman"/>
              </w:rPr>
            </w:pPr>
            <w:r>
              <w:rPr>
                <w:rFonts w:ascii="Times New Roman" w:hAnsi="Times New Roman" w:cs="Times New Roman"/>
              </w:rPr>
              <w:t>Logout</w:t>
            </w:r>
          </w:p>
        </w:tc>
      </w:tr>
      <w:tr w:rsidR="00FF6CA4" w:rsidRPr="00375954" w14:paraId="60230B4A" w14:textId="77777777" w:rsidTr="0030154C">
        <w:tc>
          <w:tcPr>
            <w:tcW w:w="4247" w:type="dxa"/>
          </w:tcPr>
          <w:p w14:paraId="5710EC8A" w14:textId="77777777" w:rsidR="00FF6CA4" w:rsidRDefault="00FF6CA4" w:rsidP="00FF6CA4">
            <w:pPr>
              <w:jc w:val="center"/>
              <w:rPr>
                <w:rFonts w:ascii="Times New Roman" w:hAnsi="Times New Roman" w:cs="Times New Roman"/>
              </w:rPr>
            </w:pPr>
            <w:r>
              <w:rPr>
                <w:rFonts w:ascii="Times New Roman" w:hAnsi="Times New Roman" w:cs="Times New Roman"/>
              </w:rPr>
              <w:t>“Vendedor”</w:t>
            </w:r>
          </w:p>
        </w:tc>
        <w:tc>
          <w:tcPr>
            <w:tcW w:w="4247" w:type="dxa"/>
          </w:tcPr>
          <w:p w14:paraId="3F4F4BFD" w14:textId="77777777" w:rsidR="00FF6CA4" w:rsidRPr="00375954" w:rsidRDefault="00FF6CA4" w:rsidP="00FF6CA4">
            <w:pPr>
              <w:jc w:val="center"/>
              <w:rPr>
                <w:rFonts w:ascii="Times New Roman" w:hAnsi="Times New Roman" w:cs="Times New Roman"/>
              </w:rPr>
            </w:pPr>
            <w:r>
              <w:rPr>
                <w:rFonts w:ascii="Times New Roman" w:hAnsi="Times New Roman" w:cs="Times New Roman"/>
              </w:rPr>
              <w:t>Gestión Idiomas</w:t>
            </w:r>
          </w:p>
        </w:tc>
      </w:tr>
    </w:tbl>
    <w:p w14:paraId="3B7502AE" w14:textId="77777777" w:rsidR="00F03255" w:rsidRPr="00375954" w:rsidRDefault="00F03255" w:rsidP="004802D7">
      <w:pPr>
        <w:rPr>
          <w:rFonts w:ascii="Times New Roman" w:hAnsi="Times New Roman" w:cs="Times New Roman"/>
        </w:rPr>
      </w:pPr>
      <w:bookmarkStart w:id="41" w:name="_heading=h.yptozmvsyahi" w:colFirst="0" w:colLast="0"/>
      <w:bookmarkEnd w:id="41"/>
    </w:p>
    <w:p w14:paraId="12F49D2A" w14:textId="77777777" w:rsidR="006F36B5" w:rsidRPr="00375954" w:rsidRDefault="00D52052" w:rsidP="00D52052">
      <w:pPr>
        <w:pStyle w:val="Ttulo2"/>
        <w:rPr>
          <w:rFonts w:ascii="Times New Roman" w:eastAsia="Times New Roman" w:hAnsi="Times New Roman" w:cs="Times New Roman"/>
          <w:sz w:val="30"/>
          <w:szCs w:val="30"/>
        </w:rPr>
      </w:pPr>
      <w:bookmarkStart w:id="42" w:name="_heading=h.3016uksryk99" w:colFirst="0" w:colLast="0"/>
      <w:bookmarkStart w:id="43" w:name="_Toc241023268"/>
      <w:bookmarkStart w:id="44" w:name="_Toc232508969"/>
      <w:bookmarkEnd w:id="42"/>
      <w:r>
        <w:rPr>
          <w:rFonts w:ascii="Times New Roman" w:eastAsia="Times New Roman" w:hAnsi="Times New Roman" w:cs="Times New Roman"/>
          <w:sz w:val="30"/>
          <w:szCs w:val="30"/>
        </w:rPr>
        <w:lastRenderedPageBreak/>
        <w:t>T01.4 Diagrama de componentes</w:t>
      </w:r>
      <w:bookmarkEnd w:id="43"/>
      <w:r>
        <w:rPr>
          <w:rFonts w:ascii="Times New Roman" w:eastAsia="Times New Roman" w:hAnsi="Times New Roman" w:cs="Times New Roman"/>
          <w:sz w:val="30"/>
          <w:szCs w:val="30"/>
        </w:rPr>
        <w:t xml:space="preserve"> </w:t>
      </w:r>
      <w:bookmarkEnd w:id="44"/>
    </w:p>
    <w:p w14:paraId="4D3E0077" w14:textId="77777777" w:rsidR="00C276A4" w:rsidRPr="00375954" w:rsidRDefault="00D8582B" w:rsidP="0092183A">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3C1D5CD" wp14:editId="4A886CC1">
            <wp:extent cx="4975860" cy="3618807"/>
            <wp:effectExtent l="0" t="0" r="0" b="1270"/>
            <wp:docPr id="45363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82369" cy="3623541"/>
                    </a:xfrm>
                    <a:prstGeom prst="rect">
                      <a:avLst/>
                    </a:prstGeom>
                    <a:noFill/>
                    <a:ln>
                      <a:noFill/>
                    </a:ln>
                  </pic:spPr>
                </pic:pic>
              </a:graphicData>
            </a:graphic>
          </wp:inline>
        </w:drawing>
      </w:r>
    </w:p>
    <w:p w14:paraId="5EA4B583" w14:textId="77777777" w:rsidR="00C276A4" w:rsidRPr="00375954" w:rsidRDefault="00D52052" w:rsidP="00D52052">
      <w:pPr>
        <w:pStyle w:val="Ttulo3"/>
        <w:rPr>
          <w:rFonts w:ascii="Times New Roman" w:eastAsia="Times New Roman" w:hAnsi="Times New Roman" w:cs="Times New Roman"/>
        </w:rPr>
      </w:pPr>
      <w:bookmarkStart w:id="45" w:name="_Toc241023269"/>
      <w:bookmarkStart w:id="46" w:name="_Toc232508970"/>
      <w:r>
        <w:rPr>
          <w:rFonts w:ascii="Times New Roman" w:eastAsia="Times New Roman" w:hAnsi="Times New Roman" w:cs="Times New Roman"/>
        </w:rPr>
        <w:t>T01.4.1 Descripción</w:t>
      </w:r>
      <w:bookmarkEnd w:id="45"/>
      <w:r>
        <w:rPr>
          <w:rFonts w:ascii="Times New Roman" w:eastAsia="Times New Roman" w:hAnsi="Times New Roman" w:cs="Times New Roman"/>
        </w:rPr>
        <w:t xml:space="preserve"> </w:t>
      </w:r>
      <w:bookmarkEnd w:id="46"/>
    </w:p>
    <w:p w14:paraId="6FD44C16" w14:textId="77777777" w:rsidR="001464AF" w:rsidRPr="00375954" w:rsidRDefault="001464AF" w:rsidP="001464AF">
      <w:pPr>
        <w:rPr>
          <w:rFonts w:ascii="Times New Roman" w:hAnsi="Times New Roman" w:cs="Times New Roman"/>
        </w:rPr>
      </w:pPr>
      <w:r>
        <w:rPr>
          <w:rFonts w:ascii="Times New Roman" w:hAnsi="Times New Roman" w:cs="Times New Roman"/>
          <w:noProof/>
        </w:rPr>
        <w:drawing>
          <wp:inline distT="0" distB="0" distL="0" distR="0" wp14:anchorId="57BEBE50" wp14:editId="3D62A32A">
            <wp:extent cx="2522220" cy="850725"/>
            <wp:effectExtent l="0" t="0" r="0" b="6985"/>
            <wp:docPr id="1187252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2718" name=""/>
                    <pic:cNvPicPr/>
                  </pic:nvPicPr>
                  <pic:blipFill>
                    <a:blip r:embed="rId35"/>
                    <a:stretch>
                      <a:fillRect/>
                    </a:stretch>
                  </pic:blipFill>
                  <pic:spPr>
                    <a:xfrm>
                      <a:off x="0" y="0"/>
                      <a:ext cx="2551866" cy="860724"/>
                    </a:xfrm>
                    <a:prstGeom prst="rect">
                      <a:avLst/>
                    </a:prstGeom>
                  </pic:spPr>
                </pic:pic>
              </a:graphicData>
            </a:graphic>
          </wp:inline>
        </w:drawing>
      </w:r>
    </w:p>
    <w:p w14:paraId="3E77DE9B" w14:textId="77777777" w:rsidR="00C276A4" w:rsidRPr="00375954" w:rsidRDefault="00C276A4">
      <w:pPr>
        <w:pStyle w:val="Prrafodelista"/>
        <w:numPr>
          <w:ilvl w:val="0"/>
          <w:numId w:val="1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bCs/>
          <w:color w:val="000000"/>
        </w:rPr>
        <w:t>BE (Capa de entidades):</w:t>
      </w:r>
      <w:r>
        <w:rPr>
          <w:rFonts w:ascii="Times New Roman" w:eastAsia="Times New Roman" w:hAnsi="Times New Roman" w:cs="Times New Roman"/>
          <w:color w:val="000000"/>
        </w:rPr>
        <w:t xml:space="preserve"> En esta capa se definen las estructuras que representan las entidades fundamentales del dominio de negocio.</w:t>
      </w:r>
    </w:p>
    <w:p w14:paraId="17A3A878" w14:textId="77777777" w:rsidR="00C276A4" w:rsidRPr="00375954" w:rsidRDefault="00C276A4">
      <w:pPr>
        <w:pStyle w:val="Prrafodelista"/>
        <w:numPr>
          <w:ilvl w:val="0"/>
          <w:numId w:val="1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bCs/>
          <w:color w:val="000000"/>
        </w:rPr>
        <w:t>BLL (Capa de negocios):</w:t>
      </w:r>
      <w:r>
        <w:rPr>
          <w:rFonts w:ascii="Times New Roman" w:eastAsia="Times New Roman" w:hAnsi="Times New Roman" w:cs="Times New Roman"/>
          <w:color w:val="000000"/>
        </w:rPr>
        <w:t xml:space="preserve"> Esta capa contiene la lógica central de la aplicación, implementando las reglas y procesos de negocio. A su vez, coordina la ejecución de operaciones.</w:t>
      </w:r>
    </w:p>
    <w:p w14:paraId="7C82B3FE" w14:textId="77777777" w:rsidR="00C276A4" w:rsidRPr="00375954" w:rsidRDefault="00C276A4">
      <w:pPr>
        <w:pStyle w:val="Prrafodelista"/>
        <w:numPr>
          <w:ilvl w:val="0"/>
          <w:numId w:val="1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bCs/>
          <w:color w:val="000000"/>
        </w:rPr>
        <w:t>DAL (Capa de acceso a datos):</w:t>
      </w:r>
      <w:r>
        <w:rPr>
          <w:rFonts w:ascii="Times New Roman" w:eastAsia="Times New Roman" w:hAnsi="Times New Roman" w:cs="Times New Roman"/>
          <w:color w:val="000000"/>
        </w:rPr>
        <w:t xml:space="preserve"> Proporciona las operaciones necesarias para acceder y modificar los datos almacenados en base de datos.</w:t>
      </w:r>
    </w:p>
    <w:p w14:paraId="3D402484" w14:textId="77777777" w:rsidR="00C276A4" w:rsidRPr="00375954" w:rsidRDefault="00C276A4">
      <w:pPr>
        <w:pStyle w:val="Prrafodelista"/>
        <w:numPr>
          <w:ilvl w:val="0"/>
          <w:numId w:val="1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bCs/>
          <w:color w:val="000000"/>
        </w:rPr>
        <w:t>UI (Capa de interfaz):</w:t>
      </w:r>
      <w:r>
        <w:rPr>
          <w:rFonts w:ascii="Times New Roman" w:eastAsia="Times New Roman" w:hAnsi="Times New Roman" w:cs="Times New Roman"/>
          <w:color w:val="000000"/>
        </w:rPr>
        <w:t xml:space="preserve"> Se encarga de la presentación visual de la aplicación y de la interacción con el usuario.</w:t>
      </w:r>
    </w:p>
    <w:p w14:paraId="60C59E90" w14:textId="77777777" w:rsidR="00C276A4" w:rsidRPr="00375954" w:rsidRDefault="00C276A4">
      <w:pPr>
        <w:pStyle w:val="Prrafodelista"/>
        <w:numPr>
          <w:ilvl w:val="0"/>
          <w:numId w:val="1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bCs/>
          <w:color w:val="000000"/>
        </w:rPr>
        <w:t>SERVICIO:</w:t>
      </w:r>
      <w:r>
        <w:rPr>
          <w:rFonts w:ascii="Times New Roman" w:eastAsia="Times New Roman" w:hAnsi="Times New Roman" w:cs="Times New Roman"/>
          <w:color w:val="000000"/>
        </w:rPr>
        <w:t xml:space="preserve"> Coordina las operaciones entre la capa de presentación y la lógica de negocio, exponiendo métodos para realizar ac</w:t>
      </w:r>
      <w:r>
        <w:rPr>
          <w:rFonts w:ascii="Times New Roman" w:eastAsia="Times New Roman" w:hAnsi="Times New Roman" w:cs="Times New Roman"/>
        </w:rPr>
        <w:t xml:space="preserve">ciones </w:t>
      </w:r>
      <w:r>
        <w:rPr>
          <w:rFonts w:ascii="Times New Roman" w:eastAsia="Times New Roman" w:hAnsi="Times New Roman" w:cs="Times New Roman"/>
          <w:color w:val="000000"/>
        </w:rPr>
        <w:t xml:space="preserve">específicas. </w:t>
      </w:r>
    </w:p>
    <w:p w14:paraId="1860E683" w14:textId="77777777" w:rsidR="00CD7992" w:rsidRPr="00375954" w:rsidRDefault="00EB3D91" w:rsidP="00EB3D91">
      <w:pPr>
        <w:pStyle w:val="Ttulo3"/>
        <w:rPr>
          <w:rFonts w:ascii="Times New Roman" w:eastAsia="Times New Roman" w:hAnsi="Times New Roman" w:cs="Times New Roman"/>
        </w:rPr>
      </w:pPr>
      <w:bookmarkStart w:id="47" w:name="_Toc232508971"/>
      <w:bookmarkStart w:id="48" w:name="_Toc241023270"/>
      <w:r>
        <w:rPr>
          <w:rFonts w:ascii="Times New Roman" w:eastAsia="Times New Roman" w:hAnsi="Times New Roman" w:cs="Times New Roman"/>
        </w:rPr>
        <w:lastRenderedPageBreak/>
        <w:t>T01.4.2 Diagrama Secuencia del Sistema Persistencia de Datos</w:t>
      </w:r>
      <w:bookmarkEnd w:id="47"/>
      <w:bookmarkEnd w:id="48"/>
    </w:p>
    <w:p w14:paraId="5877EE27" w14:textId="77777777" w:rsidR="00EB3D91" w:rsidRPr="00375954" w:rsidRDefault="00EB3D91" w:rsidP="00EB3D91">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EB8EEBB" wp14:editId="5E32BA90">
            <wp:extent cx="4800600" cy="3304662"/>
            <wp:effectExtent l="0" t="0" r="0" b="0"/>
            <wp:docPr id="11172695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01958" cy="3305597"/>
                    </a:xfrm>
                    <a:prstGeom prst="rect">
                      <a:avLst/>
                    </a:prstGeom>
                    <a:noFill/>
                    <a:ln>
                      <a:noFill/>
                    </a:ln>
                  </pic:spPr>
                </pic:pic>
              </a:graphicData>
            </a:graphic>
          </wp:inline>
        </w:drawing>
      </w:r>
    </w:p>
    <w:p w14:paraId="0BF841B6" w14:textId="77777777" w:rsidR="0092183A" w:rsidRPr="00375954" w:rsidRDefault="00D85456" w:rsidP="0092183A">
      <w:pPr>
        <w:pStyle w:val="Ttulo2"/>
        <w:rPr>
          <w:rFonts w:ascii="Times New Roman" w:eastAsia="Times New Roman" w:hAnsi="Times New Roman" w:cs="Times New Roman"/>
          <w:sz w:val="30"/>
          <w:szCs w:val="30"/>
        </w:rPr>
      </w:pPr>
      <w:bookmarkStart w:id="49" w:name="_heading=h.5twoj81j1gka" w:colFirst="0" w:colLast="0"/>
      <w:bookmarkStart w:id="50" w:name="_Toc232508972"/>
      <w:bookmarkStart w:id="51" w:name="_Toc241023271"/>
      <w:bookmarkEnd w:id="49"/>
      <w:r>
        <w:rPr>
          <w:rFonts w:ascii="Times New Roman" w:eastAsia="Times New Roman" w:hAnsi="Times New Roman" w:cs="Times New Roman"/>
          <w:sz w:val="30"/>
          <w:szCs w:val="30"/>
        </w:rPr>
        <w:t>T01.5 Menú tentativo de navegación del sistema</w:t>
      </w:r>
      <w:bookmarkEnd w:id="50"/>
      <w:bookmarkEnd w:id="51"/>
    </w:p>
    <w:p w14:paraId="4DFD9A0A" w14:textId="77777777" w:rsidR="00980856" w:rsidRPr="00980856" w:rsidRDefault="00980856" w:rsidP="00980856">
      <w:pPr>
        <w:rPr>
          <w:del w:id="2165" w:author="Claude" w:date="2026-10-05T00:00:00Z"/>
          <w:rFonts w:ascii="Times New Roman" w:eastAsia="Times New Roman" w:hAnsi="Times New Roman" w:cs="Times New Roman"/>
          <w:sz w:val="30"/>
          <w:szCs w:val="30"/>
        </w:rPr>
      </w:pPr>
      <w:del w:id="2164" w:author="Claude" w:date="2026-10-05T00:00:00Z">
        <w:r>
          <w:rPr>
            <w:rFonts w:ascii="Times New Roman" w:eastAsia="Times New Roman" w:hAnsi="Times New Roman" w:cs="Times New Roman"/>
            <w:noProof/>
            <w:sz w:val="30"/>
            <w:szCs w:val="30"/>
          </w:rPr>
          <w:drawing>
            <wp:inline distT="0" distB="0" distL="0" distR="0" wp14:anchorId="35E8CD9B" wp14:editId="4054B982">
              <wp:extent cx="6323680" cy="1935480"/>
              <wp:effectExtent l="0" t="0" r="1270" b="7620"/>
              <wp:docPr id="10494486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34086" cy="1938665"/>
                      </a:xfrm>
                      <a:prstGeom prst="rect">
                        <a:avLst/>
                      </a:prstGeom>
                      <a:noFill/>
                      <a:ln>
                        <a:noFill/>
                      </a:ln>
                    </pic:spPr>
                  </pic:pic>
                </a:graphicData>
              </a:graphic>
            </wp:inline>
          </w:drawing>
        </w:r>
      </w:del>
    </w:p>
    <w:p>
      <w:pPr>
        <w:pStyle w:val="font-claude-response-body"/>
        <w:rPr>
          <w:ins w:id="2166" w:author="Claude" w:date="2026-10-05T00:00:00Z"/>
        </w:rPr>
      </w:pPr>
      <w:ins w:id="2167" w:author="Claude" w:date="2026-10-05T00:00:00Z">
        <w:r>
          <w:rPr/>
          <w:t xml:space="preserve">Menú real del sistema. Cada opción se ve solo si el usuario tiene el permiso indicado entre paréntesis; un usuario sin permisos no ve ninguna.</w:t>
        </w:r>
      </w:ins>
    </w:p>
    <w:tbl>
      <w:tblPr>
        <w:tblStyle w:val="Tablaconcuadrcula"/>
        <w:tblW w:w="0" w:type="auto"/>
        <w:tblLook w:val="04A0" w:firstRow="1" w:lastRow="0" w:firstColumn="1" w:lastColumn="0" w:noHBand="0" w:noVBand="1"/>
      </w:tblPr>
      <w:tblGrid>
        <w:gridCol w:w="2727"/>
        <w:gridCol w:w="5767"/>
      </w:tblGrid>
      <w:tr w:rsidR="00DF679B" w:rsidRPr="00DF679B" w14:paraId="4E6ECEB6" w14:textId="77777777">
        <w:trPr>
          <w:ins w:id="2172" w:author="Claude" w:date="2026-10-05T00:00:00Z"/>
        </w:trPr>
        <w:tc>
          <w:tcPr>
            <w:tcW w:w="0" w:type="auto"/>
          </w:tcPr>
          <w:p>
            <w:pPr>
              <w:rPr>
                <w:ins w:id="2168" w:author="Claude" w:date="2026-10-05T00:00:00Z"/>
              </w:rPr>
            </w:pPr>
            <w:ins w:id="2169" w:author="Claude" w:date="2026-10-05T00:00:00Z">
              <w:r>
                <w:rPr>
                  <w:rFonts w:cstheme="minorBidi"/>
                  <w:b/>
                  <w:bCs/>
                </w:rPr>
                <w:t xml:space="preserve">Menú</w:t>
              </w:r>
            </w:ins>
          </w:p>
        </w:tc>
        <w:tc>
          <w:tcPr>
            <w:tcW w:w="0" w:type="auto"/>
          </w:tcPr>
          <w:p>
            <w:pPr>
              <w:rPr>
                <w:ins w:id="2170" w:author="Claude" w:date="2026-10-05T00:00:00Z"/>
              </w:rPr>
            </w:pPr>
            <w:ins w:id="2171" w:author="Claude" w:date="2026-10-05T00:00:00Z">
              <w:r>
                <w:rPr>
                  <w:rFonts w:cstheme="minorBidi"/>
                  <w:b/>
                  <w:bCs/>
                </w:rPr>
                <w:t xml:space="preserve">Opción (permiso)</w:t>
              </w:r>
            </w:ins>
          </w:p>
        </w:tc>
      </w:tr>
      <w:tr w:rsidR="00DF679B" w:rsidRPr="00DF679B" w14:paraId="360CF2CA" w14:textId="77777777">
        <w:trPr>
          <w:ins w:id="2177" w:author="Claude" w:date="2026-10-05T00:00:00Z"/>
        </w:trPr>
        <w:tc>
          <w:tcPr>
            <w:tcW w:w="0" w:type="auto"/>
          </w:tcPr>
          <w:p>
            <w:pPr>
              <w:rPr>
                <w:ins w:id="2173" w:author="Claude" w:date="2026-10-05T00:00:00Z"/>
              </w:rPr>
            </w:pPr>
            <w:ins w:id="2174" w:author="Claude" w:date="2026-10-05T00:00:00Z">
              <w:r>
                <w:rPr>
                  <w:rFonts w:cstheme="minorBidi"/>
                  <w:b/>
                  <w:bCs/>
                </w:rPr>
                <w:t xml:space="preserve">Gestión Usuarios </w:t>
              </w:r>
            </w:ins>
          </w:p>
        </w:tc>
        <w:tc>
          <w:tcPr>
            <w:tcW w:w="0" w:type="auto"/>
          </w:tcPr>
          <w:p>
            <w:pPr>
              <w:rPr>
                <w:ins w:id="2175" w:author="Claude" w:date="2026-10-05T00:00:00Z"/>
              </w:rPr>
            </w:pPr>
            <w:ins w:id="2176" w:author="Claude" w:date="2026-10-05T00:00:00Z">
              <w:r>
                <w:rPr>
                  <w:rFonts w:cstheme="minorBidi"/>
                </w:rPr>
                <w:t xml:space="preserve">Formulario Usuarios (Gestion Usuarios); Roles y permisos (Adm Roles y Permisos)</w:t>
              </w:r>
            </w:ins>
          </w:p>
        </w:tc>
      </w:tr>
      <w:tr w:rsidR="00DF679B" w:rsidRPr="00DF679B" w14:paraId="360CF2CA" w14:textId="77777777">
        <w:trPr>
          <w:ins w:id="2182" w:author="Claude" w:date="2026-10-05T00:00:00Z"/>
        </w:trPr>
        <w:tc>
          <w:tcPr>
            <w:tcW w:w="0" w:type="auto"/>
          </w:tcPr>
          <w:p>
            <w:pPr>
              <w:rPr>
                <w:ins w:id="2178" w:author="Claude" w:date="2026-10-05T00:00:00Z"/>
              </w:rPr>
            </w:pPr>
            <w:ins w:id="2179" w:author="Claude" w:date="2026-10-05T00:00:00Z">
              <w:r>
                <w:rPr>
                  <w:rFonts w:cstheme="minorBidi"/>
                  <w:b/>
                  <w:bCs/>
                </w:rPr>
                <w:t xml:space="preserve">Gestión Productos </w:t>
              </w:r>
            </w:ins>
          </w:p>
        </w:tc>
        <w:tc>
          <w:tcPr>
            <w:tcW w:w="0" w:type="auto"/>
          </w:tcPr>
          <w:p>
            <w:pPr>
              <w:rPr>
                <w:ins w:id="2180" w:author="Claude" w:date="2026-10-05T00:00:00Z"/>
              </w:rPr>
            </w:pPr>
            <w:ins w:id="2181" w:author="Claude" w:date="2026-10-05T00:00:00Z">
              <w:r>
                <w:rPr>
                  <w:rFonts w:cstheme="minorBidi"/>
                </w:rPr>
                <w:t xml:space="preserve">Formulario Productos (Gestion Productos); Formulario Insumos (Gestion Insumos); Formulario Recetas (Gestion Recetas)</w:t>
              </w:r>
            </w:ins>
          </w:p>
        </w:tc>
      </w:tr>
      <w:tr w:rsidR="00DF679B" w:rsidRPr="00DF679B" w14:paraId="360CF2CA" w14:textId="77777777">
        <w:trPr>
          <w:ins w:id="2187" w:author="Claude" w:date="2026-10-05T00:00:00Z"/>
        </w:trPr>
        <w:tc>
          <w:tcPr>
            <w:tcW w:w="0" w:type="auto"/>
          </w:tcPr>
          <w:p>
            <w:pPr>
              <w:rPr>
                <w:ins w:id="2183" w:author="Claude" w:date="2026-10-05T00:00:00Z"/>
              </w:rPr>
            </w:pPr>
            <w:ins w:id="2184" w:author="Claude" w:date="2026-10-05T00:00:00Z">
              <w:r>
                <w:rPr>
                  <w:rFonts w:cstheme="minorBidi"/>
                  <w:b/>
                  <w:bCs/>
                </w:rPr>
                <w:t xml:space="preserve">Operación del bar </w:t>
              </w:r>
            </w:ins>
          </w:p>
        </w:tc>
        <w:tc>
          <w:tcPr>
            <w:tcW w:w="0" w:type="auto"/>
          </w:tcPr>
          <w:p>
            <w:pPr>
              <w:rPr>
                <w:ins w:id="2185" w:author="Claude" w:date="2026-10-05T00:00:00Z"/>
              </w:rPr>
            </w:pPr>
            <w:ins w:id="2186" w:author="Claude" w:date="2026-10-05T00:00:00Z">
              <w:r>
                <w:rPr>
                  <w:rFonts w:cstheme="minorBidi"/>
                </w:rPr>
                <w:t xml:space="preserve">Registrar venta (Gestion Ventas); Entrega de piqueos - Cocina (Gestion Comandas); Entrega de bebidas - Barra (Gestion Entregas)</w:t>
              </w:r>
            </w:ins>
          </w:p>
        </w:tc>
      </w:tr>
      <w:tr w:rsidR="00DF679B" w:rsidRPr="00DF679B" w14:paraId="360CF2CA" w14:textId="77777777">
        <w:trPr>
          <w:ins w:id="2192" w:author="Claude" w:date="2026-10-05T00:00:00Z"/>
        </w:trPr>
        <w:tc>
          <w:tcPr>
            <w:tcW w:w="0" w:type="auto"/>
          </w:tcPr>
          <w:p>
            <w:pPr>
              <w:rPr>
                <w:ins w:id="2188" w:author="Claude" w:date="2026-10-05T00:00:00Z"/>
              </w:rPr>
            </w:pPr>
            <w:ins w:id="2189" w:author="Claude" w:date="2026-10-05T00:00:00Z">
              <w:r>
                <w:rPr>
                  <w:rFonts w:cstheme="minorBidi"/>
                  <w:b/>
                  <w:bCs/>
                </w:rPr>
                <w:t xml:space="preserve">Compras </w:t>
              </w:r>
            </w:ins>
          </w:p>
        </w:tc>
        <w:tc>
          <w:tcPr>
            <w:tcW w:w="0" w:type="auto"/>
          </w:tcPr>
          <w:p>
            <w:pPr>
              <w:rPr>
                <w:ins w:id="2190" w:author="Claude" w:date="2026-10-05T00:00:00Z"/>
              </w:rPr>
            </w:pPr>
            <w:ins w:id="2191" w:author="Claude" w:date="2026-10-05T00:00:00Z">
              <w:r>
                <w:rPr>
                  <w:rFonts w:cstheme="minorBidi"/>
                </w:rPr>
                <w:t xml:space="preserve">Proveedores (Gestion Proveedores); Órdenes de compra (Gestion Ordenes Compra); Aprobar órdenes de compra (Aprobar Ordenes Compra); Recepción de mercadería (Registrar Recepcion); Pago a proveedores (Registrar Pagos)</w:t>
              </w:r>
            </w:ins>
          </w:p>
        </w:tc>
      </w:tr>
      <w:tr w:rsidR="00DF679B" w:rsidRPr="00DF679B" w14:paraId="360CF2CA" w14:textId="77777777">
        <w:trPr>
          <w:ins w:id="2197" w:author="Claude" w:date="2026-10-05T00:00:00Z"/>
        </w:trPr>
        <w:tc>
          <w:tcPr>
            <w:tcW w:w="0" w:type="auto"/>
          </w:tcPr>
          <w:p>
            <w:pPr>
              <w:rPr>
                <w:ins w:id="2193" w:author="Claude" w:date="2026-10-05T00:00:00Z"/>
              </w:rPr>
            </w:pPr>
            <w:ins w:id="2194" w:author="Claude" w:date="2026-10-05T00:00:00Z">
              <w:r>
                <w:rPr>
                  <w:rFonts w:cstheme="minorBidi"/>
                  <w:b/>
                  <w:bCs/>
                </w:rPr>
                <w:t xml:space="preserve">Consultas </w:t>
              </w:r>
            </w:ins>
          </w:p>
        </w:tc>
        <w:tc>
          <w:tcPr>
            <w:tcW w:w="0" w:type="auto"/>
          </w:tcPr>
          <w:p>
            <w:pPr>
              <w:rPr>
                <w:ins w:id="2195" w:author="Claude" w:date="2026-10-05T00:00:00Z"/>
              </w:rPr>
            </w:pPr>
            <w:ins w:id="2196" w:author="Claude" w:date="2026-10-05T00:00:00Z">
              <w:r>
                <w:rPr>
                  <w:rFonts w:cstheme="minorBidi"/>
                </w:rPr>
                <w:t xml:space="preserve">Ventas realizadas (Consulta Ventas); Vales emitidos (Consulta Vales); Compras a proveedores (Consulta Compras)</w:t>
              </w:r>
            </w:ins>
          </w:p>
        </w:tc>
      </w:tr>
      <w:tr w:rsidR="00DF679B" w:rsidRPr="00DF679B" w14:paraId="360CF2CA" w14:textId="77777777">
        <w:trPr>
          <w:ins w:id="2202" w:author="Claude" w:date="2026-10-05T00:00:00Z"/>
        </w:trPr>
        <w:tc>
          <w:tcPr>
            <w:tcW w:w="0" w:type="auto"/>
          </w:tcPr>
          <w:p>
            <w:pPr>
              <w:rPr>
                <w:ins w:id="2198" w:author="Claude" w:date="2026-10-05T00:00:00Z"/>
              </w:rPr>
            </w:pPr>
            <w:ins w:id="2199" w:author="Claude" w:date="2026-10-05T00:00:00Z">
              <w:r>
                <w:rPr>
                  <w:rFonts w:cstheme="minorBidi"/>
                  <w:b/>
                  <w:bCs/>
                </w:rPr>
                <w:t xml:space="preserve">Auditoría </w:t>
              </w:r>
            </w:ins>
          </w:p>
        </w:tc>
        <w:tc>
          <w:tcPr>
            <w:tcW w:w="0" w:type="auto"/>
          </w:tcPr>
          <w:p>
            <w:pPr>
              <w:rPr>
                <w:ins w:id="2200" w:author="Claude" w:date="2026-10-05T00:00:00Z"/>
              </w:rPr>
            </w:pPr>
            <w:ins w:id="2201" w:author="Claude" w:date="2026-10-05T00:00:00Z">
              <w:r>
                <w:rPr>
                  <w:rFonts w:cstheme="minorBidi"/>
                </w:rPr>
                <w:t xml:space="preserve">Bitácora (Auditoria); BackUp (BackUp); Recalcular DV (Recalcular DV); Control de cambios (Control Cambios)</w:t>
              </w:r>
            </w:ins>
          </w:p>
        </w:tc>
      </w:tr>
      <w:tr w:rsidR="00DF679B" w:rsidRPr="00DF679B" w14:paraId="360CF2CA" w14:textId="77777777">
        <w:trPr>
          <w:ins w:id="2207" w:author="Claude" w:date="2026-10-05T00:00:00Z"/>
        </w:trPr>
        <w:tc>
          <w:tcPr>
            <w:tcW w:w="0" w:type="auto"/>
          </w:tcPr>
          <w:p>
            <w:pPr>
              <w:rPr>
                <w:ins w:id="2203" w:author="Claude" w:date="2026-10-05T00:00:00Z"/>
              </w:rPr>
            </w:pPr>
            <w:ins w:id="2204" w:author="Claude" w:date="2026-10-05T00:00:00Z">
              <w:r>
                <w:rPr>
                  <w:rFonts w:cstheme="minorBidi"/>
                  <w:b/>
                  <w:bCs/>
                </w:rPr>
                <w:t xml:space="preserve">Gestión Idiomas </w:t>
              </w:r>
            </w:ins>
          </w:p>
        </w:tc>
        <w:tc>
          <w:tcPr>
            <w:tcW w:w="0" w:type="auto"/>
          </w:tcPr>
          <w:p>
            <w:pPr>
              <w:rPr>
                <w:ins w:id="2205" w:author="Claude" w:date="2026-10-05T00:00:00Z"/>
              </w:rPr>
            </w:pPr>
            <w:ins w:id="2206" w:author="Claude" w:date="2026-10-05T00:00:00Z">
              <w:r>
                <w:rPr>
                  <w:rFonts w:cstheme="minorBidi"/>
                </w:rPr>
                <w:t xml:space="preserve">Adm Idiomas (Gestion Idiomas)</w:t>
              </w:r>
            </w:ins>
          </w:p>
        </w:tc>
      </w:tr>
    </w:tbl>
    <w:p>
      <w:pPr>
        <w:pStyle w:val="font-claude-response-body"/>
        <w:rPr>
          <w:ins w:id="2208" w:author="Claude" w:date="2026-10-05T00:00:00Z"/>
        </w:rPr>
      </w:pPr>
      <w:ins w:id="2209" w:author="Claude" w:date="2026-10-05T00:00:00Z">
        <w:r>
          <w:rPr/>
          <w:t xml:space="preserve">En la pantalla principal hay además un tablero con las ventas y el total del día, las comandas pendientes, los vales sin retirar, los insumos con stock bajo (con acceso a la lista, permiso Ver Stock Bajo) y las órdenes de compra para aprobar, ajustar, recibir y pagar. Cada rol ve solo los indicadores que le corresponden.</w:t>
        </w:r>
      </w:ins>
    </w:p>
    <w:p w14:paraId="150B50F2" w14:textId="77777777" w:rsidR="007E1B5C" w:rsidRPr="007E1B5C" w:rsidRDefault="007E1B5C" w:rsidP="007E1B5C">
      <w:pPr>
        <w:rPr>
          <w:rFonts w:ascii="Times New Roman" w:eastAsia="Times New Roman" w:hAnsi="Times New Roman" w:cs="Times New Roman"/>
          <w:sz w:val="30"/>
          <w:szCs w:val="30"/>
        </w:rPr>
      </w:pPr>
    </w:p>
    <w:p w14:paraId="6E2D0930" w14:textId="77777777" w:rsidR="00612BAF" w:rsidRPr="002E442B" w:rsidRDefault="00612BAF" w:rsidP="006735D2">
      <w:pPr>
        <w:rPr>
          <w:rFonts w:ascii="Times New Roman" w:eastAsia="Times New Roman" w:hAnsi="Times New Roman" w:cs="Times New Roman"/>
          <w:sz w:val="30"/>
          <w:szCs w:val="30"/>
        </w:rPr>
      </w:pPr>
    </w:p>
    <w:p w14:paraId="50C655E5" w14:textId="77777777" w:rsidR="0060654A" w:rsidRPr="00375954" w:rsidRDefault="0092183A" w:rsidP="006735D2">
      <w:pPr>
        <w:pStyle w:val="Ttulo2"/>
        <w:rPr>
          <w:rFonts w:ascii="Times New Roman" w:eastAsia="Times New Roman" w:hAnsi="Times New Roman" w:cs="Times New Roman"/>
          <w:sz w:val="30"/>
          <w:szCs w:val="30"/>
        </w:rPr>
      </w:pPr>
      <w:bookmarkStart w:id="52" w:name="_Toc232508973"/>
      <w:bookmarkStart w:id="53" w:name="_Toc241023272"/>
      <w:r>
        <w:rPr>
          <w:rFonts w:ascii="Times New Roman" w:eastAsia="Times New Roman" w:hAnsi="Times New Roman" w:cs="Times New Roman"/>
          <w:sz w:val="30"/>
          <w:szCs w:val="30"/>
        </w:rPr>
        <w:lastRenderedPageBreak/>
        <w:t>T01.6 Diagrama de Clases General del Sistema</w:t>
      </w:r>
      <w:bookmarkStart w:id="54" w:name="_heading=h.j8wddxeeggtw" w:colFirst="0" w:colLast="0"/>
      <w:bookmarkEnd w:id="52"/>
      <w:bookmarkEnd w:id="53"/>
      <w:bookmarkEnd w:id="54"/>
    </w:p>
    <w:p w14:paraId="63DA1BEA" w14:textId="77777777" w:rsidR="009A2448" w:rsidRDefault="00B1085C" w:rsidP="00094528">
      <w:pPr>
        <w:ind w:hanging="1560"/>
        <w:rPr>
          <w:noProof/>
        </w:rPr>
      </w:pPr>
      <w:r>
        <w:rPr>
          <w:noProof/>
        </w:rPr>
        <w:drawing>
          <wp:inline distT="0" distB="0" distL="0" distR="0" wp14:anchorId="4118F5A1" wp14:editId="1C6C8BB2">
            <wp:extent cx="7475220" cy="5460497"/>
            <wp:effectExtent l="0" t="0" r="0" b="6985"/>
            <wp:docPr id="352615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482016" cy="5465461"/>
                    </a:xfrm>
                    <a:prstGeom prst="rect">
                      <a:avLst/>
                    </a:prstGeom>
                    <a:noFill/>
                    <a:ln>
                      <a:noFill/>
                    </a:ln>
                  </pic:spPr>
                </pic:pic>
              </a:graphicData>
            </a:graphic>
          </wp:inline>
        </w:drawing>
      </w:r>
    </w:p>
    <w:p w14:paraId="416DC529" w14:textId="77777777" w:rsidR="00612BAF" w:rsidRPr="00612BAF" w:rsidRDefault="00612BAF" w:rsidP="00612BAF"/>
    <w:p w14:paraId="2B3197FA" w14:textId="77777777" w:rsidR="00400EBC" w:rsidRPr="00375954" w:rsidRDefault="00400EBC" w:rsidP="00400EBC">
      <w:pPr>
        <w:pStyle w:val="Ttulo2"/>
        <w:rPr>
          <w:rFonts w:ascii="Times New Roman" w:eastAsia="Times New Roman" w:hAnsi="Times New Roman" w:cs="Times New Roman"/>
          <w:sz w:val="30"/>
          <w:szCs w:val="30"/>
        </w:rPr>
      </w:pPr>
      <w:bookmarkStart w:id="55" w:name="_Toc232508974"/>
      <w:bookmarkStart w:id="56" w:name="_Toc241023273"/>
      <w:r>
        <w:rPr>
          <w:rFonts w:ascii="Times New Roman" w:eastAsia="Times New Roman" w:hAnsi="Times New Roman" w:cs="Times New Roman"/>
          <w:sz w:val="30"/>
          <w:szCs w:val="30"/>
        </w:rPr>
        <w:lastRenderedPageBreak/>
        <w:t>T01.7 Diagrama de Clases en Capas</w:t>
      </w:r>
      <w:bookmarkEnd w:id="55"/>
      <w:bookmarkEnd w:id="56"/>
    </w:p>
    <w:p w14:paraId="28A022BF" w14:textId="77777777" w:rsidR="00C41824" w:rsidRPr="00375954" w:rsidRDefault="00C41824" w:rsidP="00FC2488">
      <w:pPr>
        <w:pStyle w:val="Ttulo3"/>
        <w:rPr>
          <w:rFonts w:ascii="Times New Roman" w:eastAsia="Times New Roman" w:hAnsi="Times New Roman" w:cs="Times New Roman"/>
        </w:rPr>
      </w:pPr>
      <w:bookmarkStart w:id="57" w:name="_Toc232508975"/>
      <w:bookmarkStart w:id="58" w:name="_Toc241023274"/>
      <w:r>
        <w:rPr>
          <w:rFonts w:ascii="Times New Roman" w:eastAsia="Times New Roman" w:hAnsi="Times New Roman" w:cs="Times New Roman"/>
        </w:rPr>
        <w:t>T01.7.1 BE</w:t>
      </w:r>
      <w:bookmarkEnd w:id="57"/>
      <w:bookmarkEnd w:id="58"/>
    </w:p>
    <w:p w14:paraId="2261B375" w14:textId="77777777" w:rsidR="00400EBC" w:rsidRPr="00375954" w:rsidRDefault="00F04235" w:rsidP="007D00A3">
      <w:pPr>
        <w:rPr>
          <w:rFonts w:ascii="Times New Roman" w:hAnsi="Times New Roman" w:cs="Times New Roman"/>
        </w:rPr>
      </w:pPr>
      <w:r>
        <w:rPr>
          <w:rFonts w:ascii="Times New Roman" w:hAnsi="Times New Roman" w:cs="Times New Roman"/>
          <w:noProof/>
        </w:rPr>
        <w:drawing>
          <wp:inline distT="0" distB="0" distL="0" distR="0" wp14:anchorId="762DF567" wp14:editId="6DDFA927">
            <wp:extent cx="5400040" cy="2059305"/>
            <wp:effectExtent l="0" t="0" r="0" b="0"/>
            <wp:docPr id="3453025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2059305"/>
                    </a:xfrm>
                    <a:prstGeom prst="rect">
                      <a:avLst/>
                    </a:prstGeom>
                    <a:noFill/>
                    <a:ln>
                      <a:noFill/>
                    </a:ln>
                  </pic:spPr>
                </pic:pic>
              </a:graphicData>
            </a:graphic>
          </wp:inline>
        </w:drawing>
      </w:r>
    </w:p>
    <w:p w14:paraId="192E6094" w14:textId="77777777" w:rsidR="00C41824" w:rsidRPr="00375954" w:rsidRDefault="00C41824" w:rsidP="00FC2488">
      <w:pPr>
        <w:pStyle w:val="Ttulo3"/>
        <w:rPr>
          <w:rFonts w:ascii="Times New Roman" w:eastAsia="Times New Roman" w:hAnsi="Times New Roman" w:cs="Times New Roman"/>
        </w:rPr>
      </w:pPr>
      <w:bookmarkStart w:id="59" w:name="_Toc232508976"/>
      <w:bookmarkStart w:id="60" w:name="_Toc241023275"/>
      <w:r>
        <w:rPr>
          <w:rFonts w:ascii="Times New Roman" w:eastAsia="Times New Roman" w:hAnsi="Times New Roman" w:cs="Times New Roman"/>
        </w:rPr>
        <w:t>T01.7.2 BLL</w:t>
      </w:r>
      <w:bookmarkEnd w:id="59"/>
      <w:bookmarkEnd w:id="60"/>
    </w:p>
    <w:p w14:paraId="233BD5C6" w14:textId="77777777" w:rsidR="00400EBC" w:rsidRPr="00375954" w:rsidRDefault="00B1085C" w:rsidP="007D00A3">
      <w:pPr>
        <w:rPr>
          <w:rFonts w:ascii="Times New Roman" w:hAnsi="Times New Roman" w:cs="Times New Roman"/>
        </w:rPr>
      </w:pPr>
      <w:r>
        <w:rPr>
          <w:rFonts w:ascii="Times New Roman" w:hAnsi="Times New Roman" w:cs="Times New Roman"/>
          <w:noProof/>
        </w:rPr>
        <w:drawing>
          <wp:inline distT="0" distB="0" distL="0" distR="0" wp14:anchorId="491565D0" wp14:editId="1AC96E2A">
            <wp:extent cx="5400040" cy="4095750"/>
            <wp:effectExtent l="0" t="0" r="0" b="0"/>
            <wp:docPr id="10444428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4095750"/>
                    </a:xfrm>
                    <a:prstGeom prst="rect">
                      <a:avLst/>
                    </a:prstGeom>
                    <a:noFill/>
                    <a:ln>
                      <a:noFill/>
                    </a:ln>
                  </pic:spPr>
                </pic:pic>
              </a:graphicData>
            </a:graphic>
          </wp:inline>
        </w:drawing>
      </w:r>
    </w:p>
    <w:p w14:paraId="4984D5C2" w14:textId="77777777" w:rsidR="00C41824" w:rsidRPr="00375954" w:rsidRDefault="00C41824" w:rsidP="00FC2488">
      <w:pPr>
        <w:pStyle w:val="Ttulo3"/>
        <w:rPr>
          <w:rFonts w:ascii="Times New Roman" w:hAnsi="Times New Roman" w:cs="Times New Roman"/>
        </w:rPr>
      </w:pPr>
      <w:bookmarkStart w:id="61" w:name="_Toc232508977"/>
      <w:bookmarkStart w:id="62" w:name="_Toc241023276"/>
      <w:r>
        <w:rPr>
          <w:rFonts w:ascii="Times New Roman" w:eastAsia="Times New Roman" w:hAnsi="Times New Roman" w:cs="Times New Roman"/>
        </w:rPr>
        <w:lastRenderedPageBreak/>
        <w:t>T01.7.3 DAL</w:t>
      </w:r>
      <w:bookmarkEnd w:id="61"/>
      <w:bookmarkEnd w:id="62"/>
    </w:p>
    <w:p w14:paraId="08096299" w14:textId="77777777" w:rsidR="00C41824" w:rsidRPr="00375954" w:rsidRDefault="00B1085C" w:rsidP="007D00A3">
      <w:pPr>
        <w:rPr>
          <w:rFonts w:ascii="Times New Roman" w:hAnsi="Times New Roman" w:cs="Times New Roman"/>
        </w:rPr>
      </w:pPr>
      <w:r>
        <w:rPr>
          <w:rFonts w:ascii="Times New Roman" w:hAnsi="Times New Roman" w:cs="Times New Roman"/>
          <w:noProof/>
        </w:rPr>
        <w:drawing>
          <wp:inline distT="0" distB="0" distL="0" distR="0" wp14:anchorId="2B29126F" wp14:editId="27AB302D">
            <wp:extent cx="5400040" cy="4726940"/>
            <wp:effectExtent l="0" t="0" r="0" b="0"/>
            <wp:docPr id="13327216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4726940"/>
                    </a:xfrm>
                    <a:prstGeom prst="rect">
                      <a:avLst/>
                    </a:prstGeom>
                    <a:noFill/>
                    <a:ln>
                      <a:noFill/>
                    </a:ln>
                  </pic:spPr>
                </pic:pic>
              </a:graphicData>
            </a:graphic>
          </wp:inline>
        </w:drawing>
      </w:r>
    </w:p>
    <w:p w14:paraId="6B18495E" w14:textId="77777777" w:rsidR="00C41824" w:rsidRPr="00375954" w:rsidRDefault="00C41824" w:rsidP="00317892">
      <w:pPr>
        <w:pStyle w:val="Ttulo3"/>
        <w:rPr>
          <w:rFonts w:ascii="Times New Roman" w:eastAsia="Times New Roman" w:hAnsi="Times New Roman" w:cs="Times New Roman"/>
        </w:rPr>
      </w:pPr>
      <w:bookmarkStart w:id="63" w:name="_Toc232508978"/>
      <w:bookmarkStart w:id="64" w:name="_Toc241023277"/>
      <w:r>
        <w:rPr>
          <w:rFonts w:ascii="Times New Roman" w:eastAsia="Times New Roman" w:hAnsi="Times New Roman" w:cs="Times New Roman"/>
        </w:rPr>
        <w:lastRenderedPageBreak/>
        <w:t>T01.7.4 SERVICIOS</w:t>
      </w:r>
      <w:bookmarkEnd w:id="63"/>
      <w:bookmarkEnd w:id="64"/>
    </w:p>
    <w:p w14:paraId="1DC3876C" w14:textId="77777777" w:rsidR="00317892" w:rsidRPr="00375954" w:rsidRDefault="00B1085C" w:rsidP="007D00A3">
      <w:pPr>
        <w:rPr>
          <w:rFonts w:ascii="Times New Roman" w:hAnsi="Times New Roman" w:cs="Times New Roman"/>
        </w:rPr>
      </w:pPr>
      <w:r>
        <w:rPr>
          <w:rFonts w:ascii="Times New Roman" w:hAnsi="Times New Roman" w:cs="Times New Roman"/>
          <w:noProof/>
        </w:rPr>
        <w:drawing>
          <wp:inline distT="0" distB="0" distL="0" distR="0" wp14:anchorId="289A40A4" wp14:editId="18C11FAE">
            <wp:extent cx="4191000" cy="4556760"/>
            <wp:effectExtent l="0" t="0" r="0" b="0"/>
            <wp:docPr id="13008649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91000" cy="4556760"/>
                    </a:xfrm>
                    <a:prstGeom prst="rect">
                      <a:avLst/>
                    </a:prstGeom>
                    <a:noFill/>
                    <a:ln>
                      <a:noFill/>
                    </a:ln>
                  </pic:spPr>
                </pic:pic>
              </a:graphicData>
            </a:graphic>
          </wp:inline>
        </w:drawing>
      </w:r>
    </w:p>
    <w:p w14:paraId="712EFFD7" w14:textId="77777777" w:rsidR="007D00A3" w:rsidRPr="00375954" w:rsidRDefault="007D00A3" w:rsidP="007D00A3">
      <w:pPr>
        <w:pStyle w:val="Ttulo2"/>
        <w:rPr>
          <w:rFonts w:ascii="Times New Roman" w:eastAsia="Times New Roman" w:hAnsi="Times New Roman" w:cs="Times New Roman"/>
          <w:sz w:val="30"/>
          <w:szCs w:val="30"/>
        </w:rPr>
      </w:pPr>
      <w:bookmarkStart w:id="65" w:name="_Toc232508979"/>
      <w:bookmarkStart w:id="66" w:name="_Toc241023278"/>
      <w:r>
        <w:rPr>
          <w:rFonts w:ascii="Times New Roman" w:eastAsia="Times New Roman" w:hAnsi="Times New Roman" w:cs="Times New Roman"/>
          <w:sz w:val="30"/>
          <w:szCs w:val="30"/>
        </w:rPr>
        <w:lastRenderedPageBreak/>
        <w:t>T01.8 Der General del Sistema</w:t>
      </w:r>
      <w:bookmarkEnd w:id="65"/>
      <w:bookmarkEnd w:id="66"/>
    </w:p>
    <w:p w14:paraId="3319D17E" w14:textId="77777777" w:rsidR="007D00A3" w:rsidRPr="00375954" w:rsidRDefault="00404FEF" w:rsidP="007D00A3">
      <w:pPr>
        <w:rPr>
          <w:rFonts w:ascii="Times New Roman" w:hAnsi="Times New Roman" w:cs="Times New Roman"/>
        </w:rPr>
      </w:pPr>
      <w:r>
        <w:rPr>
          <w:rFonts w:ascii="Times New Roman" w:hAnsi="Times New Roman" w:cs="Times New Roman"/>
          <w:noProof/>
        </w:rPr>
        <w:drawing>
          <wp:inline distT="0" distB="0" distL="0" distR="0" wp14:anchorId="34781250" wp14:editId="7D9934D7">
            <wp:extent cx="5400040" cy="4953000"/>
            <wp:effectExtent l="0" t="0" r="0" b="0"/>
            <wp:docPr id="20468867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4953000"/>
                    </a:xfrm>
                    <a:prstGeom prst="rect">
                      <a:avLst/>
                    </a:prstGeom>
                    <a:noFill/>
                    <a:ln>
                      <a:noFill/>
                    </a:ln>
                  </pic:spPr>
                </pic:pic>
              </a:graphicData>
            </a:graphic>
          </wp:inline>
        </w:drawing>
      </w:r>
    </w:p>
    <w:p w14:paraId="0086A851" w14:textId="77777777" w:rsidR="006F36B5" w:rsidRPr="00375954" w:rsidRDefault="00BE30D4" w:rsidP="00C276A4">
      <w:pPr>
        <w:pStyle w:val="Ttulo1"/>
        <w:rPr>
          <w:rFonts w:ascii="Times New Roman" w:eastAsia="Times New Roman" w:hAnsi="Times New Roman" w:cs="Times New Roman"/>
        </w:rPr>
      </w:pPr>
      <w:bookmarkStart w:id="67" w:name="_heading=h.bgzivhm4o7hc" w:colFirst="0" w:colLast="0"/>
      <w:bookmarkStart w:id="68" w:name="_Toc241023279"/>
      <w:bookmarkStart w:id="69" w:name="_Toc232508980"/>
      <w:bookmarkEnd w:id="67"/>
      <w:r>
        <w:rPr>
          <w:rFonts w:ascii="Times New Roman" w:eastAsia="Times New Roman" w:hAnsi="Times New Roman" w:cs="Times New Roman"/>
        </w:rPr>
        <w:t>T02. GESTIÓN DE LOG IN / LOG OUT DEL SISTEMA</w:t>
      </w:r>
      <w:bookmarkEnd w:id="68"/>
      <w:r>
        <w:rPr>
          <w:rFonts w:ascii="Times New Roman" w:eastAsia="Times New Roman" w:hAnsi="Times New Roman" w:cs="Times New Roman"/>
        </w:rPr>
        <w:t xml:space="preserve"> </w:t>
      </w:r>
      <w:bookmarkEnd w:id="69"/>
    </w:p>
    <w:p w14:paraId="48F3E139" w14:textId="77777777" w:rsidR="006F36B5" w:rsidRPr="00375954" w:rsidRDefault="00BE30D4">
      <w:pPr>
        <w:pStyle w:val="Ttulo2"/>
        <w:ind w:left="720" w:hanging="720"/>
        <w:rPr>
          <w:rFonts w:ascii="Times New Roman" w:eastAsia="Times New Roman" w:hAnsi="Times New Roman" w:cs="Times New Roman"/>
          <w:sz w:val="30"/>
          <w:szCs w:val="30"/>
        </w:rPr>
      </w:pPr>
      <w:bookmarkStart w:id="70" w:name="_Toc232508981"/>
      <w:bookmarkStart w:id="71" w:name="_Toc241023280"/>
      <w:r>
        <w:rPr>
          <w:rFonts w:ascii="Times New Roman" w:eastAsia="Times New Roman" w:hAnsi="Times New Roman" w:cs="Times New Roman"/>
          <w:sz w:val="30"/>
          <w:szCs w:val="30"/>
        </w:rPr>
        <w:t>T02.1 Objetivo General</w:t>
      </w:r>
      <w:bookmarkEnd w:id="70"/>
      <w:bookmarkEnd w:id="71"/>
    </w:p>
    <w:p w14:paraId="4F143195" w14:textId="77777777" w:rsidR="006F36B5" w:rsidRPr="00375954" w:rsidRDefault="00BE30D4" w:rsidP="00F96F13">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Permitir la autenticación segura de usuarios mediante credenciales personales (Correo electrónico y contraseña). Una vez validado por el sistema, el usuario puede ingresar al mismo. El proceso de autenticación utiliza el patrón Singleton para garantizar una única sesión activa por ejecución.</w:t>
      </w:r>
    </w:p>
    <w:p w14:paraId="54BEF952" w14:textId="77777777" w:rsidR="006F36B5" w:rsidRPr="00375954" w:rsidRDefault="00BE30D4">
      <w:pPr>
        <w:pStyle w:val="Ttulo2"/>
        <w:ind w:left="720" w:hanging="720"/>
        <w:rPr>
          <w:rFonts w:ascii="Times New Roman" w:eastAsia="Times New Roman" w:hAnsi="Times New Roman" w:cs="Times New Roman"/>
          <w:sz w:val="30"/>
          <w:szCs w:val="30"/>
        </w:rPr>
      </w:pPr>
      <w:bookmarkStart w:id="72" w:name="_Toc241023281"/>
      <w:bookmarkStart w:id="73" w:name="_Toc232508982"/>
      <w:r>
        <w:rPr>
          <w:rFonts w:ascii="Times New Roman" w:eastAsia="Times New Roman" w:hAnsi="Times New Roman" w:cs="Times New Roman"/>
          <w:sz w:val="30"/>
          <w:szCs w:val="30"/>
        </w:rPr>
        <w:lastRenderedPageBreak/>
        <w:t>T02.2 ¿Cómo funciona?</w:t>
      </w:r>
      <w:bookmarkEnd w:id="72"/>
      <w:r>
        <w:rPr>
          <w:rFonts w:ascii="Times New Roman" w:eastAsia="Times New Roman" w:hAnsi="Times New Roman" w:cs="Times New Roman"/>
          <w:sz w:val="30"/>
          <w:szCs w:val="30"/>
        </w:rPr>
        <w:t xml:space="preserve"> </w:t>
      </w:r>
      <w:bookmarkEnd w:id="73"/>
    </w:p>
    <w:p w14:paraId="3D6F909C" w14:textId="77777777" w:rsidR="006F36B5" w:rsidRPr="00375954" w:rsidRDefault="00BE30D4">
      <w:pPr>
        <w:pBdr>
          <w:top w:val="nil"/>
          <w:left w:val="nil"/>
          <w:bottom w:val="nil"/>
          <w:right w:val="nil"/>
          <w:between w:val="nil"/>
        </w:pBd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El sistema está implementado sobre una arquitectura multicapa, con el objetivo de separar las responsabilidades en niveles: Interfaz Gráfica (GUI), Lógica de Negocio (BLL), Acceso a Datos (DAL), Servicios y Capa de Entidades (BE)</w:t>
      </w:r>
    </w:p>
    <w:p w14:paraId="7C0B97FF" w14:textId="77777777" w:rsidR="006F36B5" w:rsidRPr="00375954" w:rsidRDefault="00BE30D4">
      <w:pPr>
        <w:numPr>
          <w:ilvl w:val="0"/>
          <w:numId w:val="11"/>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b/>
          <w:bCs/>
          <w:color w:val="000000"/>
        </w:rPr>
        <w:t>Proceso de arranque del sistema:</w:t>
      </w:r>
      <w:r>
        <w:rPr>
          <w:rFonts w:ascii="Times New Roman" w:eastAsia="Times New Roman" w:hAnsi="Times New Roman" w:cs="Times New Roman"/>
          <w:color w:val="000000"/>
        </w:rPr>
        <w:t xml:space="preserve"> Al iniciar el sistema, antes de mostrar el Login, se realiza la verificación de integridad de los dígitos verificadores. Si se detectan errores, se informa al usuario. Este enfoque busca minimizar el uso de recursos y mantener la seguridad hasta que se confirme la identidad del usuario. </w:t>
      </w:r>
    </w:p>
    <w:p w14:paraId="63D2FDFB" w14:textId="77777777" w:rsidR="006F36B5" w:rsidRPr="00375954" w:rsidRDefault="00BE30D4">
      <w:pPr>
        <w:numPr>
          <w:ilvl w:val="0"/>
          <w:numId w:val="11"/>
        </w:numPr>
        <w:pBdr>
          <w:top w:val="nil"/>
          <w:left w:val="nil"/>
          <w:bottom w:val="nil"/>
          <w:right w:val="nil"/>
          <w:between w:val="nil"/>
        </w:pBdr>
        <w:spacing w:after="0" w:line="257" w:lineRule="auto"/>
        <w:ind w:right="76"/>
        <w:jc w:val="both"/>
        <w:rPr>
          <w:rFonts w:ascii="Times New Roman" w:eastAsia="Times New Roman" w:hAnsi="Times New Roman" w:cs="Times New Roman"/>
        </w:rPr>
      </w:pPr>
      <w:r>
        <w:rPr>
          <w:rFonts w:ascii="Times New Roman" w:eastAsia="Times New Roman" w:hAnsi="Times New Roman" w:cs="Times New Roman"/>
          <w:b/>
          <w:bCs/>
          <w:color w:val="000000"/>
        </w:rPr>
        <w:t>Proceso de Log-In:</w:t>
      </w:r>
      <w:r>
        <w:rPr>
          <w:rFonts w:ascii="Times New Roman" w:eastAsia="Times New Roman" w:hAnsi="Times New Roman" w:cs="Times New Roman"/>
          <w:color w:val="000000"/>
        </w:rPr>
        <w:t xml:space="preserve"> Cuando el usuario ingresa su Correo electrónico y contraseña, se verifica que los campos no estén vacíos y a su vez que el formato del Correo electrónico sea correcto. La contraseña es transformada mediante un algoritmo de hash (SHA-256). </w:t>
      </w:r>
    </w:p>
    <w:p w14:paraId="30667933" w14:textId="77777777" w:rsidR="006F36B5" w:rsidRPr="00375954" w:rsidRDefault="00BE30D4">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Luego es donde el sistema valida si el usuario existe, si está habilitado, si la contraseña y el formato de los datos es correcto (Cumple criterios). </w:t>
      </w:r>
    </w:p>
    <w:p w14:paraId="66446C65" w14:textId="77777777" w:rsidR="006F36B5" w:rsidRPr="00375954" w:rsidRDefault="00BE30D4">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Pueden ocurrir 2 escenarios: </w:t>
      </w:r>
    </w:p>
    <w:p w14:paraId="69FF5AD8" w14:textId="77777777" w:rsidR="006F36B5" w:rsidRPr="00375954" w:rsidRDefault="00BE30D4">
      <w:pPr>
        <w:pStyle w:val="Prrafodelista"/>
        <w:numPr>
          <w:ilvl w:val="1"/>
          <w:numId w:val="1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En el caso de que algo de lo mencionado anteriormente no sea correcto al usuario se le presentará en pantalla un mensaje de error.</w:t>
      </w:r>
    </w:p>
    <w:p w14:paraId="044D0FDA" w14:textId="77777777" w:rsidR="006F36B5" w:rsidRPr="00375954" w:rsidRDefault="006F36B5" w:rsidP="00D52052">
      <w:pPr>
        <w:pStyle w:val="Prrafodelista"/>
        <w:pBdr>
          <w:top w:val="nil"/>
          <w:left w:val="nil"/>
          <w:bottom w:val="nil"/>
          <w:right w:val="nil"/>
          <w:between w:val="nil"/>
        </w:pBdr>
        <w:ind w:left="1440"/>
        <w:rPr>
          <w:rFonts w:ascii="Times New Roman" w:eastAsia="Times New Roman" w:hAnsi="Times New Roman" w:cs="Times New Roman"/>
          <w:b/>
          <w:bCs/>
          <w:color w:val="000000"/>
        </w:rPr>
      </w:pPr>
    </w:p>
    <w:p w14:paraId="1B65C995" w14:textId="77777777" w:rsidR="009C50AD" w:rsidRPr="00980856" w:rsidRDefault="00BE30D4">
      <w:pPr>
        <w:pStyle w:val="Prrafodelista"/>
        <w:numPr>
          <w:ilvl w:val="1"/>
          <w:numId w:val="1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En el caso de que lo mencionado anteriormente sea todo correcto: Se recupera el usuario de la base de datos.</w:t>
      </w:r>
    </w:p>
    <w:p w14:paraId="2AF31320" w14:textId="77777777" w:rsidR="009C50AD" w:rsidRDefault="009C50AD" w:rsidP="009C50AD">
      <w:pPr>
        <w:pBdr>
          <w:top w:val="nil"/>
          <w:left w:val="nil"/>
          <w:bottom w:val="nil"/>
          <w:right w:val="nil"/>
          <w:between w:val="nil"/>
        </w:pBdr>
        <w:ind w:left="1080"/>
        <w:rPr>
          <w:rFonts w:ascii="Times New Roman" w:eastAsia="Times New Roman" w:hAnsi="Times New Roman" w:cs="Times New Roman"/>
          <w:color w:val="000000"/>
        </w:rPr>
      </w:pPr>
      <w:r>
        <w:rPr>
          <w:rFonts w:ascii="Times New Roman" w:eastAsia="Times New Roman" w:hAnsi="Times New Roman" w:cs="Times New Roman"/>
          <w:color w:val="000000"/>
        </w:rPr>
        <w:t xml:space="preserve">A su vez en la pantalla del LogIn presentamos un botón “mostrar” para que si el usuario quiere revisar la contraseña ingresada antes de presionar el botón LogIn pueda hacerlo. Para ello debemos setear la propiedad PasswordChar del TextBox en donde el usuario ingresa la contraseña como “*” por default.</w:t>
      </w:r>
    </w:p>
    <w:p w14:paraId="4A317CBB" w14:textId="77777777" w:rsidR="006F36B5" w:rsidRPr="00375954" w:rsidRDefault="00BE30D4" w:rsidP="00D52052">
      <w:pPr>
        <w:pBdr>
          <w:top w:val="nil"/>
          <w:left w:val="nil"/>
          <w:bottom w:val="nil"/>
          <w:right w:val="nil"/>
          <w:between w:val="nil"/>
        </w:pBdr>
        <w:ind w:left="1080"/>
        <w:rPr>
          <w:rFonts w:ascii="Times New Roman" w:eastAsia="Times New Roman" w:hAnsi="Times New Roman" w:cs="Times New Roman"/>
          <w:color w:val="000000"/>
        </w:rPr>
      </w:pPr>
      <w:r>
        <w:rPr>
          <w:rFonts w:ascii="Times New Roman" w:eastAsia="Times New Roman" w:hAnsi="Times New Roman" w:cs="Times New Roman"/>
          <w:color w:val="000000"/>
        </w:rPr>
        <w:t>Se crea una única sesión activa usando una clase de servicios que implementa el patrón Singleton.</w:t>
      </w:r>
    </w:p>
    <w:p w14:paraId="678ADE0F" w14:textId="77777777" w:rsidR="006F36B5" w:rsidRPr="00375954" w:rsidRDefault="006F36B5">
      <w:pPr>
        <w:pBdr>
          <w:top w:val="nil"/>
          <w:left w:val="nil"/>
          <w:bottom w:val="nil"/>
          <w:right w:val="nil"/>
          <w:between w:val="nil"/>
        </w:pBdr>
        <w:spacing w:after="0" w:line="257" w:lineRule="auto"/>
        <w:ind w:left="1440" w:right="76"/>
        <w:jc w:val="both"/>
        <w:rPr>
          <w:rFonts w:ascii="Times New Roman" w:eastAsia="Times New Roman" w:hAnsi="Times New Roman" w:cs="Times New Roman"/>
          <w:color w:val="000000"/>
        </w:rPr>
      </w:pPr>
    </w:p>
    <w:p w14:paraId="5575D444" w14:textId="77777777" w:rsidR="006F36B5" w:rsidRPr="00C77027" w:rsidRDefault="00BE30D4">
      <w:pPr>
        <w:numPr>
          <w:ilvl w:val="0"/>
          <w:numId w:val="11"/>
        </w:numPr>
        <w:pBdr>
          <w:top w:val="nil"/>
          <w:left w:val="nil"/>
          <w:bottom w:val="nil"/>
          <w:right w:val="nil"/>
          <w:between w:val="nil"/>
        </w:pBdr>
        <w:spacing w:after="0" w:line="257" w:lineRule="auto"/>
        <w:ind w:right="76"/>
        <w:jc w:val="both"/>
        <w:rPr>
          <w:rFonts w:ascii="Times New Roman" w:eastAsia="Times New Roman" w:hAnsi="Times New Roman" w:cs="Times New Roman"/>
        </w:rPr>
      </w:pPr>
      <w:r>
        <w:rPr>
          <w:rFonts w:ascii="Times New Roman" w:eastAsia="Times New Roman" w:hAnsi="Times New Roman" w:cs="Times New Roman"/>
          <w:b/>
          <w:bCs/>
          <w:color w:val="000000"/>
        </w:rPr>
        <w:t>Proceso de Log-Out:</w:t>
      </w:r>
      <w:r>
        <w:rPr>
          <w:rFonts w:ascii="Times New Roman" w:eastAsia="Times New Roman" w:hAnsi="Times New Roman" w:cs="Times New Roman"/>
          <w:color w:val="000000"/>
        </w:rPr>
        <w:t xml:space="preserve"> Al momento en el que el usuario decide cerrar su sesión activa, se ejecuta el proceso de LogOut, en este proceso se elimina la referencia al usuario activo dentro del sistema y se cierra la sesión. </w:t>
      </w:r>
    </w:p>
    <w:p w14:paraId="245D2758" w14:textId="77777777" w:rsidR="006F36B5" w:rsidRPr="00375954" w:rsidRDefault="00BE30D4">
      <w:pPr>
        <w:pStyle w:val="Ttulo2"/>
        <w:ind w:left="720" w:hanging="720"/>
        <w:rPr>
          <w:rFonts w:ascii="Times New Roman" w:eastAsia="Times New Roman" w:hAnsi="Times New Roman" w:cs="Times New Roman"/>
          <w:sz w:val="30"/>
          <w:szCs w:val="30"/>
        </w:rPr>
      </w:pPr>
      <w:bookmarkStart w:id="74" w:name="_Toc232508983"/>
      <w:bookmarkStart w:id="75" w:name="_Toc241023282"/>
      <w:r>
        <w:rPr>
          <w:rFonts w:ascii="Times New Roman" w:eastAsia="Times New Roman" w:hAnsi="Times New Roman" w:cs="Times New Roman"/>
          <w:sz w:val="30"/>
          <w:szCs w:val="30"/>
        </w:rPr>
        <w:lastRenderedPageBreak/>
        <w:t xml:space="preserve">T02.3 LogIn – CU001 LogIn</w:t>
      </w:r>
      <w:bookmarkEnd w:id="74"/>
      <w:bookmarkEnd w:id="75"/>
    </w:p>
    <w:p w14:paraId="24BB315D" w14:textId="77777777" w:rsidR="00AE144C" w:rsidRPr="00375954" w:rsidRDefault="00BE30D4" w:rsidP="00AE144C">
      <w:pPr>
        <w:pStyle w:val="Ttulo3"/>
        <w:rPr>
          <w:rFonts w:ascii="Times New Roman" w:eastAsia="Times New Roman" w:hAnsi="Times New Roman" w:cs="Times New Roman"/>
        </w:rPr>
      </w:pPr>
      <w:bookmarkStart w:id="76" w:name="_Toc232508984"/>
      <w:bookmarkStart w:id="77" w:name="_Toc241023283"/>
      <w:r>
        <w:rPr>
          <w:rFonts w:ascii="Times New Roman" w:eastAsia="Times New Roman" w:hAnsi="Times New Roman" w:cs="Times New Roman"/>
        </w:rPr>
        <w:t xml:space="preserve">T02.3.1 Diagrama LogIn</w:t>
      </w:r>
      <w:bookmarkEnd w:id="76"/>
      <w:bookmarkEnd w:id="77"/>
    </w:p>
    <w:p w14:paraId="3C6180D2" w14:textId="77777777" w:rsidR="00AE144C" w:rsidRPr="00375954" w:rsidRDefault="00AE144C" w:rsidP="00AE144C">
      <w:pPr>
        <w:rPr>
          <w:rFonts w:ascii="Times New Roman" w:hAnsi="Times New Roman" w:cs="Times New Roman"/>
        </w:rPr>
      </w:pPr>
      <w:r>
        <w:rPr>
          <w:rFonts w:ascii="Times New Roman" w:hAnsi="Times New Roman" w:cs="Times New Roman"/>
          <w:noProof/>
        </w:rPr>
        <w:drawing>
          <wp:inline distT="0" distB="0" distL="0" distR="0" wp14:anchorId="23C3ADA9" wp14:editId="6B1188B1">
            <wp:extent cx="2461260" cy="1150620"/>
            <wp:effectExtent l="0" t="0" r="0" b="0"/>
            <wp:docPr id="1194647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61260" cy="1150620"/>
                    </a:xfrm>
                    <a:prstGeom prst="rect">
                      <a:avLst/>
                    </a:prstGeom>
                    <a:noFill/>
                    <a:ln>
                      <a:noFill/>
                    </a:ln>
                  </pic:spPr>
                </pic:pic>
              </a:graphicData>
            </a:graphic>
          </wp:inline>
        </w:drawing>
      </w:r>
    </w:p>
    <w:p w14:paraId="0397CF6F" w14:textId="77777777" w:rsidR="006F36B5" w:rsidRPr="00375954" w:rsidRDefault="00BE30D4">
      <w:pPr>
        <w:pStyle w:val="Ttulo3"/>
        <w:rPr>
          <w:rFonts w:ascii="Times New Roman" w:eastAsia="Times New Roman" w:hAnsi="Times New Roman" w:cs="Times New Roman"/>
        </w:rPr>
      </w:pPr>
      <w:bookmarkStart w:id="78" w:name="_Toc232508985"/>
      <w:bookmarkStart w:id="79" w:name="_Toc241023284"/>
      <w:r>
        <w:rPr>
          <w:rFonts w:ascii="Times New Roman" w:eastAsia="Times New Roman" w:hAnsi="Times New Roman" w:cs="Times New Roman"/>
        </w:rPr>
        <w:t>T02.3.2 Especificación CU</w:t>
      </w:r>
      <w:bookmarkEnd w:id="78"/>
      <w:bookmarkEnd w:id="79"/>
    </w:p>
    <w:tbl>
      <w:tblPr>
        <w:tblStyle w:val="9"/>
        <w:tblW w:w="8494" w:type="dxa"/>
        <w:tblInd w:w="0" w:type="dxa"/>
        <w:tblLayout w:type="fixed"/>
        <w:tblLook w:val="0400" w:firstRow="0" w:lastRow="0" w:firstColumn="0" w:lastColumn="0" w:noHBand="0" w:noVBand="1"/>
      </w:tblPr>
      <w:tblGrid>
        <w:gridCol w:w="8494"/>
      </w:tblGrid>
      <w:tr w:rsidR="00FD6E2C" w:rsidRPr="00375954" w14:paraId="27E301B9" w14:textId="77777777" w:rsidTr="00BE30D4">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1FD9250"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 xml:space="preserve">CU 001 – LogIn</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w:t>
            </w:r>
          </w:p>
        </w:tc>
      </w:tr>
      <w:tr w:rsidR="00FD6E2C" w:rsidRPr="00375954" w14:paraId="22D6B93A" w14:textId="77777777" w:rsidTr="00BE30D4">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AC5D705"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FD6E2C" w:rsidRPr="00375954" w14:paraId="0BE7A81D" w14:textId="77777777" w:rsidTr="00BE30D4">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28CBAD1"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El caso de uso permitirá al usuario iniciar sesión en el sistema</w:t>
            </w:r>
            <w:r>
              <w:rPr>
                <w:rFonts w:ascii="Times New Roman" w:eastAsia="Times New Roman" w:hAnsi="Times New Roman" w:cs="Times New Roman"/>
                <w:b/>
                <w:bCs/>
                <w:color w:val="000000"/>
              </w:rPr>
              <w:t> </w:t>
            </w:r>
          </w:p>
        </w:tc>
      </w:tr>
      <w:tr w:rsidR="00FD6E2C" w:rsidRPr="00375954" w14:paraId="31A0B55D" w14:textId="77777777" w:rsidTr="00BE30D4">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1291F40"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Usuario</w:t>
            </w:r>
          </w:p>
        </w:tc>
      </w:tr>
      <w:tr w:rsidR="00FD6E2C" w:rsidRPr="00375954" w14:paraId="14CCF614" w14:textId="77777777" w:rsidTr="00BE30D4">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D5A85D3"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FD6E2C" w:rsidRPr="00375954" w14:paraId="7410A37D" w14:textId="77777777" w:rsidTr="00BE30D4">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090BA6"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PRECONDICIONES: </w:t>
            </w:r>
            <w:r>
              <w:rPr>
                <w:rFonts w:ascii="Times New Roman" w:eastAsia="Times New Roman" w:hAnsi="Times New Roman" w:cs="Times New Roman"/>
                <w:color w:val="000000"/>
              </w:rPr>
              <w:t>El sistema debe estar operativo y con conexión activa a la base de datos. El usuario a su vez debe estar previamente registrado en el sistema con su correo electrónico y contraseña.</w:t>
            </w:r>
          </w:p>
        </w:tc>
      </w:tr>
      <w:tr w:rsidR="00FD6E2C" w:rsidRPr="00375954" w14:paraId="2DC3B199" w14:textId="77777777" w:rsidTr="00BE30D4">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D5CD77D"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 </w:t>
            </w:r>
          </w:p>
        </w:tc>
      </w:tr>
      <w:tr w:rsidR="00FD6E2C" w:rsidRPr="00375954" w14:paraId="3E4CA128" w14:textId="77777777" w:rsidTr="00BE30D4">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7811698"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r>
              <w:rPr>
                <w:rFonts w:ascii="Times New Roman" w:eastAsia="Times New Roman" w:hAnsi="Times New Roman" w:cs="Times New Roman"/>
                <w:color w:val="000000"/>
              </w:rPr>
              <w:t xml:space="preserve"> El usuario debe ingresar credenciales </w:t>
            </w:r>
            <w:r>
              <w:rPr>
                <w:rFonts w:ascii="Times New Roman" w:eastAsia="Times New Roman" w:hAnsi="Times New Roman" w:cs="Times New Roman"/>
              </w:rPr>
              <w:t>válidas</w:t>
            </w:r>
            <w:r>
              <w:rPr>
                <w:rFonts w:ascii="Times New Roman" w:eastAsia="Times New Roman" w:hAnsi="Times New Roman" w:cs="Times New Roman"/>
                <w:color w:val="000000"/>
              </w:rPr>
              <w:t xml:space="preserve"> (Correo electrónico y contraseña)</w:t>
            </w:r>
          </w:p>
        </w:tc>
      </w:tr>
      <w:tr w:rsidR="00FD6E2C" w:rsidRPr="00375954" w14:paraId="3F85C47C" w14:textId="77777777" w:rsidTr="00216690">
        <w:trPr>
          <w:trHeight w:val="218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CCF5081"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58501797" w14:textId="77777777" w:rsidR="00FD6E2C" w:rsidRPr="00375954" w:rsidRDefault="00FD6E2C" w:rsidP="00BE30D4">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ingresa al sistema y se le presenta la pantalla principal del mismo “LogIn”.</w:t>
            </w:r>
          </w:p>
          <w:p w14:paraId="13A5D493" w14:textId="77777777" w:rsidR="00FD6E2C" w:rsidRPr="00375954" w:rsidRDefault="00FD6E2C" w:rsidP="00BE30D4">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solicita el ingreso de correo electrónico y contraseña.</w:t>
            </w:r>
          </w:p>
          <w:p w14:paraId="5BD8C146" w14:textId="77777777" w:rsidR="00FD6E2C" w:rsidRPr="00375954" w:rsidRDefault="00FD6E2C" w:rsidP="00BE30D4">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ingresa las credenciales solicitadas y presiona el botón</w:t>
            </w:r>
            <w:r>
              <w:rPr>
                <w:rFonts w:ascii="Times New Roman" w:eastAsia="Times New Roman" w:hAnsi="Times New Roman" w:cs="Times New Roman"/>
                <w:sz w:val="22"/>
                <w:szCs w:val="22"/>
              </w:rPr>
              <w:t xml:space="preserve"> de </w:t>
            </w:r>
            <w:r>
              <w:rPr>
                <w:rFonts w:ascii="Times New Roman" w:eastAsia="Times New Roman" w:hAnsi="Times New Roman" w:cs="Times New Roman"/>
                <w:color w:val="000000"/>
                <w:sz w:val="22"/>
                <w:szCs w:val="22"/>
              </w:rPr>
              <w:t>inicio de sesión.</w:t>
            </w:r>
          </w:p>
          <w:p w14:paraId="257B8B46" w14:textId="77777777" w:rsidR="00A260F6" w:rsidRPr="00375954" w:rsidRDefault="00FD6E2C" w:rsidP="00BE30D4">
            <w:pPr>
              <w:numPr>
                <w:ilvl w:val="0"/>
                <w:numId w:val="2"/>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recibe las credenciales del usuario y obtiene permisos.</w:t>
            </w:r>
          </w:p>
          <w:p w14:paraId="0F9AC50A" w14:textId="77777777" w:rsidR="00FD6E2C" w:rsidRPr="00375954" w:rsidRDefault="00FD6E2C" w:rsidP="00BE30D4">
            <w:pPr>
              <w:numPr>
                <w:ilvl w:val="0"/>
                <w:numId w:val="2"/>
              </w:numPr>
              <w:spacing w:after="0" w:line="240" w:lineRule="auto"/>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2"/>
                <w:szCs w:val="22"/>
              </w:rPr>
              <w:t xml:space="preserve">El sistema inicia la sesión del usuario, muestra en pantalla mensaje de “El usuario fue logueado exitosamente” y se presenta el Menú principal del sistema.</w:t>
            </w:r>
          </w:p>
        </w:tc>
      </w:tr>
      <w:tr w:rsidR="00FD6E2C" w:rsidRPr="00375954" w14:paraId="175CCB82" w14:textId="77777777" w:rsidTr="00BE30D4">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9CF9733" w14:textId="77777777" w:rsidR="00FD6E2C" w:rsidRPr="00375954" w:rsidRDefault="00FD6E2C"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FLUJOS ALTERNATIVO: </w:t>
            </w:r>
          </w:p>
          <w:p w14:paraId="7BE8444F" w14:textId="77777777" w:rsidR="00A260F6" w:rsidRPr="00375954" w:rsidRDefault="00A260F6" w:rsidP="00A260F6">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 Correo electrónico Inválido | Contraseña Inválida</w:t>
            </w:r>
          </w:p>
          <w:p w14:paraId="1891812A" w14:textId="77777777" w:rsidR="00216690" w:rsidRPr="00375954" w:rsidRDefault="00A260F6"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4.1 </w:t>
            </w:r>
            <w:r>
              <w:rPr>
                <w:rFonts w:ascii="Times New Roman" w:eastAsia="Times New Roman" w:hAnsi="Times New Roman" w:cs="Times New Roman"/>
                <w:color w:val="000000"/>
              </w:rPr>
              <w:t xml:space="preserve">El sistema muestra en pantalla un mensaje de error: “Ingrese un correo electrónico válido” | “Ingrese una contraseña válida (Debe tener al menos 4 caracteres)” </w:t>
            </w:r>
          </w:p>
          <w:p w14:paraId="2114E27B" w14:textId="77777777" w:rsidR="002D2092" w:rsidRPr="00375954" w:rsidRDefault="002D2092"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FA2 – Usuario ya tiene una sesión activa </w:t>
            </w:r>
          </w:p>
          <w:p w14:paraId="39414155" w14:textId="77777777" w:rsidR="002D2092" w:rsidRPr="00375954" w:rsidRDefault="00A260F6"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5.1 </w:t>
            </w:r>
            <w:r>
              <w:rPr>
                <w:rFonts w:ascii="Times New Roman" w:eastAsia="Times New Roman" w:hAnsi="Times New Roman" w:cs="Times New Roman"/>
                <w:color w:val="000000"/>
              </w:rPr>
              <w:t>El sistema muestra en pantalla “Ya hay una sesión iniciada”</w:t>
            </w:r>
            <w:r>
              <w:rPr>
                <w:rFonts w:ascii="Times New Roman" w:eastAsia="Times New Roman" w:hAnsi="Times New Roman" w:cs="Times New Roman"/>
                <w:b/>
                <w:bCs/>
                <w:color w:val="000000"/>
              </w:rPr>
              <w:t xml:space="preserve"> </w:t>
            </w:r>
          </w:p>
          <w:p w14:paraId="177419A5" w14:textId="77777777" w:rsidR="00216690" w:rsidRPr="00216690" w:rsidRDefault="00A260F6"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5.2 </w:t>
            </w:r>
            <w:r>
              <w:rPr>
                <w:rFonts w:ascii="Times New Roman" w:eastAsia="Times New Roman" w:hAnsi="Times New Roman" w:cs="Times New Roman"/>
                <w:color w:val="000000"/>
              </w:rPr>
              <w:t>El sistema cancela la operación.</w:t>
            </w:r>
          </w:p>
          <w:p w14:paraId="5C089885" w14:textId="77777777" w:rsidR="00246F7E" w:rsidRPr="00375954" w:rsidRDefault="00246F7E" w:rsidP="00BE30D4">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FA3- Usuario No Encontrado</w:t>
            </w:r>
          </w:p>
          <w:p w14:paraId="50D00E64" w14:textId="77777777" w:rsidR="00246F7E" w:rsidRPr="00375954" w:rsidRDefault="00216690"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rPr>
              <w:t>5.1.1</w:t>
            </w:r>
            <w:r>
              <w:rPr>
                <w:rFonts w:ascii="Times New Roman" w:eastAsia="Times New Roman" w:hAnsi="Times New Roman" w:cs="Times New Roman"/>
              </w:rPr>
              <w:t xml:space="preserve"> El sistema no encuentra al usuario</w:t>
            </w:r>
          </w:p>
          <w:p w14:paraId="58C4F7A1" w14:textId="77777777" w:rsidR="00246F7E" w:rsidRPr="00375954" w:rsidRDefault="00216690"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rPr>
              <w:t>5.1.2</w:t>
            </w:r>
            <w:r>
              <w:rPr>
                <w:rFonts w:ascii="Times New Roman" w:eastAsia="Times New Roman" w:hAnsi="Times New Roman" w:cs="Times New Roman"/>
              </w:rPr>
              <w:t xml:space="preserve"> El sistema muestra en pantalla “Usuario no encontrado”</w:t>
            </w:r>
          </w:p>
        </w:tc>
      </w:tr>
      <w:tr w:rsidR="00FD6E2C" w:rsidRPr="00375954" w14:paraId="0E945F77" w14:textId="77777777" w:rsidTr="00BE30D4">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DF802E8"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 xml:space="preserve">POSTCONDICIONES: </w:t>
            </w:r>
            <w:r>
              <w:rPr>
                <w:rFonts w:ascii="Times New Roman" w:eastAsia="Times New Roman" w:hAnsi="Times New Roman" w:cs="Times New Roman"/>
                <w:color w:val="000000"/>
              </w:rPr>
              <w:t>El usuario queda autenticado en el sistema e inicia su sesión, se registran los permisos del mismo.</w:t>
            </w:r>
          </w:p>
        </w:tc>
      </w:tr>
    </w:tbl>
    <w:p w14:paraId="6D1F2242" w14:textId="77777777" w:rsidR="006F36B5" w:rsidRPr="00375954" w:rsidRDefault="00BE30D4">
      <w:pPr>
        <w:pStyle w:val="Ttulo3"/>
        <w:rPr>
          <w:rFonts w:ascii="Times New Roman" w:eastAsia="Times New Roman" w:hAnsi="Times New Roman" w:cs="Times New Roman"/>
        </w:rPr>
      </w:pPr>
      <w:bookmarkStart w:id="80" w:name="_Toc241023285"/>
      <w:bookmarkStart w:id="81" w:name="_Toc232508986"/>
      <w:r>
        <w:rPr>
          <w:rFonts w:ascii="Times New Roman" w:eastAsia="Times New Roman" w:hAnsi="Times New Roman" w:cs="Times New Roman"/>
        </w:rPr>
        <w:t>T02.3.3 Diagrama de Secuencia del Sistema</w:t>
      </w:r>
      <w:bookmarkEnd w:id="80"/>
      <w:r>
        <w:rPr>
          <w:rFonts w:ascii="Times New Roman" w:eastAsia="Times New Roman" w:hAnsi="Times New Roman" w:cs="Times New Roman"/>
        </w:rPr>
        <w:t xml:space="preserve"> </w:t>
      </w:r>
      <w:bookmarkEnd w:id="81"/>
    </w:p>
    <w:p w14:paraId="5E72297F" w14:textId="77777777" w:rsidR="00087E91" w:rsidRPr="00375954" w:rsidRDefault="004B164C" w:rsidP="004B164C">
      <w:pPr>
        <w:ind w:hanging="1276"/>
        <w:rPr>
          <w:rFonts w:ascii="Times New Roman" w:hAnsi="Times New Roman" w:cs="Times New Roman"/>
        </w:rPr>
      </w:pPr>
      <w:r>
        <w:rPr>
          <w:noProof/>
        </w:rPr>
        <w:drawing>
          <wp:inline distT="0" distB="0" distL="0" distR="0" wp14:anchorId="39AE924E" wp14:editId="6D8B6971">
            <wp:extent cx="6523060" cy="5703210"/>
            <wp:effectExtent l="0" t="0" r="0" b="0"/>
            <wp:docPr id="108304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42374" name=""/>
                    <pic:cNvPicPr/>
                  </pic:nvPicPr>
                  <pic:blipFill>
                    <a:blip r:embed="rId45"/>
                    <a:stretch>
                      <a:fillRect/>
                    </a:stretch>
                  </pic:blipFill>
                  <pic:spPr>
                    <a:xfrm>
                      <a:off x="0" y="0"/>
                      <a:ext cx="6538547" cy="5716750"/>
                    </a:xfrm>
                    <a:prstGeom prst="rect">
                      <a:avLst/>
                    </a:prstGeom>
                  </pic:spPr>
                </pic:pic>
              </a:graphicData>
            </a:graphic>
          </wp:inline>
        </w:drawing>
      </w:r>
    </w:p>
    <w:p w14:paraId="5CAEE026" w14:textId="77777777" w:rsidR="006F36B5" w:rsidRPr="00375954" w:rsidRDefault="00BE30D4">
      <w:pPr>
        <w:pStyle w:val="Ttulo3"/>
        <w:rPr>
          <w:rFonts w:ascii="Times New Roman" w:eastAsia="Times New Roman" w:hAnsi="Times New Roman" w:cs="Times New Roman"/>
        </w:rPr>
      </w:pPr>
      <w:bookmarkStart w:id="82" w:name="_Toc232508987"/>
      <w:bookmarkStart w:id="83" w:name="_Toc241023286"/>
      <w:r>
        <w:rPr>
          <w:rFonts w:ascii="Times New Roman" w:eastAsia="Times New Roman" w:hAnsi="Times New Roman" w:cs="Times New Roman"/>
        </w:rPr>
        <w:lastRenderedPageBreak/>
        <w:t>T02.3.4 Diagrama de Clases</w:t>
      </w:r>
      <w:bookmarkEnd w:id="82"/>
      <w:bookmarkEnd w:id="83"/>
    </w:p>
    <w:p w14:paraId="3BDA0B0A" w14:textId="77777777" w:rsidR="00E861AA" w:rsidRPr="00375954" w:rsidRDefault="00B1085C" w:rsidP="00E861AA">
      <w:pPr>
        <w:rPr>
          <w:rFonts w:ascii="Times New Roman" w:hAnsi="Times New Roman" w:cs="Times New Roman"/>
        </w:rPr>
      </w:pPr>
      <w:r>
        <w:rPr>
          <w:rFonts w:ascii="Times New Roman" w:hAnsi="Times New Roman" w:cs="Times New Roman"/>
          <w:noProof/>
        </w:rPr>
        <w:drawing>
          <wp:inline distT="0" distB="0" distL="0" distR="0" wp14:anchorId="180ECFF0" wp14:editId="30701A8F">
            <wp:extent cx="3855720" cy="2797936"/>
            <wp:effectExtent l="0" t="0" r="0" b="2540"/>
            <wp:docPr id="6876345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58225" cy="2799754"/>
                    </a:xfrm>
                    <a:prstGeom prst="rect">
                      <a:avLst/>
                    </a:prstGeom>
                    <a:noFill/>
                    <a:ln>
                      <a:noFill/>
                    </a:ln>
                  </pic:spPr>
                </pic:pic>
              </a:graphicData>
            </a:graphic>
          </wp:inline>
        </w:drawing>
      </w:r>
    </w:p>
    <w:p w14:paraId="36E6546D" w14:textId="77777777" w:rsidR="006F36B5" w:rsidRDefault="00BE30D4">
      <w:pPr>
        <w:pStyle w:val="Ttulo3"/>
        <w:rPr>
          <w:rFonts w:ascii="Times New Roman" w:eastAsia="Times New Roman" w:hAnsi="Times New Roman" w:cs="Times New Roman"/>
        </w:rPr>
      </w:pPr>
      <w:bookmarkStart w:id="84" w:name="_Toc232508988"/>
      <w:bookmarkStart w:id="85" w:name="_Toc241023287"/>
      <w:r>
        <w:rPr>
          <w:rFonts w:ascii="Times New Roman" w:eastAsia="Times New Roman" w:hAnsi="Times New Roman" w:cs="Times New Roman"/>
        </w:rPr>
        <w:t>T02.3.5 Der</w:t>
      </w:r>
      <w:bookmarkEnd w:id="84"/>
      <w:bookmarkEnd w:id="85"/>
    </w:p>
    <w:p w14:paraId="3D41B29D" w14:textId="77777777" w:rsidR="00070401" w:rsidRPr="00070401" w:rsidRDefault="00A5373C" w:rsidP="00070401">
      <w:r>
        <w:rPr>
          <w:noProof/>
        </w:rPr>
        <w:drawing>
          <wp:inline distT="0" distB="0" distL="0" distR="0" wp14:anchorId="32361868" wp14:editId="2BD588ED">
            <wp:extent cx="4351020" cy="2072640"/>
            <wp:effectExtent l="0" t="0" r="0" b="3810"/>
            <wp:docPr id="19195112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51020" cy="2072640"/>
                    </a:xfrm>
                    <a:prstGeom prst="rect">
                      <a:avLst/>
                    </a:prstGeom>
                    <a:noFill/>
                    <a:ln>
                      <a:noFill/>
                    </a:ln>
                  </pic:spPr>
                </pic:pic>
              </a:graphicData>
            </a:graphic>
          </wp:inline>
        </w:drawing>
      </w:r>
    </w:p>
    <w:p w14:paraId="1C6E02C9" w14:textId="77777777" w:rsidR="006F36B5" w:rsidRPr="00375954" w:rsidRDefault="00BE30D4">
      <w:pPr>
        <w:pStyle w:val="Ttulo3"/>
        <w:rPr>
          <w:rFonts w:ascii="Times New Roman" w:eastAsia="Times New Roman" w:hAnsi="Times New Roman" w:cs="Times New Roman"/>
        </w:rPr>
      </w:pPr>
      <w:bookmarkStart w:id="86" w:name="_Toc232508989"/>
      <w:bookmarkStart w:id="87" w:name="_Toc241023288"/>
      <w:r>
        <w:rPr>
          <w:rFonts w:ascii="Times New Roman" w:eastAsia="Times New Roman" w:hAnsi="Times New Roman" w:cs="Times New Roman"/>
        </w:rPr>
        <w:lastRenderedPageBreak/>
        <w:t>T02.3.6 Pantalla UI</w:t>
      </w:r>
      <w:bookmarkEnd w:id="86"/>
      <w:bookmarkEnd w:id="87"/>
    </w:p>
    <w:p w14:paraId="436D9304" w14:textId="77777777" w:rsidR="00E256DE" w:rsidRPr="00375954" w:rsidRDefault="00D5775E" w:rsidP="00E256DE">
      <w:pPr>
        <w:rPr>
          <w:rFonts w:ascii="Times New Roman" w:hAnsi="Times New Roman" w:cs="Times New Roman"/>
        </w:rPr>
      </w:pPr>
      <w:r>
        <w:rPr>
          <w:rFonts w:ascii="Times New Roman" w:hAnsi="Times New Roman" w:cs="Times New Roman"/>
          <w:noProof/>
        </w:rPr>
        <w:drawing>
          <wp:inline distT="0" distB="0" distL="0" distR="0" wp14:anchorId="77EB63E4" wp14:editId="46F2AEF6">
            <wp:extent cx="4533900" cy="2912594"/>
            <wp:effectExtent l="0" t="0" r="0" b="2540"/>
            <wp:docPr id="113804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43853" name=""/>
                    <pic:cNvPicPr/>
                  </pic:nvPicPr>
                  <pic:blipFill>
                    <a:blip r:embed="rId48"/>
                    <a:stretch>
                      <a:fillRect/>
                    </a:stretch>
                  </pic:blipFill>
                  <pic:spPr>
                    <a:xfrm>
                      <a:off x="0" y="0"/>
                      <a:ext cx="4536875" cy="2914505"/>
                    </a:xfrm>
                    <a:prstGeom prst="rect">
                      <a:avLst/>
                    </a:prstGeom>
                  </pic:spPr>
                </pic:pic>
              </a:graphicData>
            </a:graphic>
          </wp:inline>
        </w:drawing>
      </w:r>
    </w:p>
    <w:p w14:paraId="5DADCA8E" w14:textId="77777777" w:rsidR="006F36B5" w:rsidRPr="00375954" w:rsidRDefault="00BE30D4">
      <w:pPr>
        <w:pStyle w:val="Ttulo2"/>
        <w:ind w:left="720" w:hanging="720"/>
        <w:rPr>
          <w:rFonts w:ascii="Times New Roman" w:eastAsia="Times New Roman" w:hAnsi="Times New Roman" w:cs="Times New Roman"/>
          <w:sz w:val="30"/>
          <w:szCs w:val="30"/>
        </w:rPr>
      </w:pPr>
      <w:bookmarkStart w:id="88" w:name="_Toc232508990"/>
      <w:bookmarkStart w:id="89" w:name="_Toc241023289"/>
      <w:r>
        <w:rPr>
          <w:rFonts w:ascii="Times New Roman" w:eastAsia="Times New Roman" w:hAnsi="Times New Roman" w:cs="Times New Roman"/>
          <w:sz w:val="30"/>
          <w:szCs w:val="30"/>
        </w:rPr>
        <w:t xml:space="preserve">T02.4 LogOut – CU002 LogOut</w:t>
      </w:r>
      <w:bookmarkEnd w:id="88"/>
      <w:bookmarkEnd w:id="89"/>
    </w:p>
    <w:p w14:paraId="6F409C13" w14:textId="77777777" w:rsidR="00AE144C" w:rsidRPr="00375954" w:rsidRDefault="00BE30D4" w:rsidP="00AE144C">
      <w:pPr>
        <w:pStyle w:val="Ttulo3"/>
        <w:rPr>
          <w:rFonts w:ascii="Times New Roman" w:eastAsia="Times New Roman" w:hAnsi="Times New Roman" w:cs="Times New Roman"/>
        </w:rPr>
      </w:pPr>
      <w:bookmarkStart w:id="90" w:name="_Toc232508991"/>
      <w:bookmarkStart w:id="91" w:name="_Toc241023290"/>
      <w:r>
        <w:rPr>
          <w:rFonts w:ascii="Times New Roman" w:eastAsia="Times New Roman" w:hAnsi="Times New Roman" w:cs="Times New Roman"/>
        </w:rPr>
        <w:t xml:space="preserve">T02.4.1 Diagrama LogOut</w:t>
      </w:r>
      <w:bookmarkEnd w:id="90"/>
      <w:bookmarkEnd w:id="91"/>
    </w:p>
    <w:p w14:paraId="1CB073B9" w14:textId="77777777" w:rsidR="00AE144C" w:rsidRPr="00375954" w:rsidRDefault="005068D6" w:rsidP="00AE144C">
      <w:pPr>
        <w:rPr>
          <w:rFonts w:ascii="Times New Roman" w:hAnsi="Times New Roman" w:cs="Times New Roman"/>
        </w:rPr>
      </w:pPr>
      <w:r>
        <w:rPr>
          <w:rFonts w:ascii="Times New Roman" w:hAnsi="Times New Roman" w:cs="Times New Roman"/>
          <w:noProof/>
        </w:rPr>
        <w:drawing>
          <wp:inline distT="0" distB="0" distL="0" distR="0" wp14:anchorId="7142F3C1" wp14:editId="238BB0D9">
            <wp:extent cx="2087880" cy="1287780"/>
            <wp:effectExtent l="0" t="0" r="7620" b="7620"/>
            <wp:docPr id="12013242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87880" cy="1287780"/>
                    </a:xfrm>
                    <a:prstGeom prst="rect">
                      <a:avLst/>
                    </a:prstGeom>
                    <a:noFill/>
                    <a:ln>
                      <a:noFill/>
                    </a:ln>
                  </pic:spPr>
                </pic:pic>
              </a:graphicData>
            </a:graphic>
          </wp:inline>
        </w:drawing>
      </w:r>
    </w:p>
    <w:p w14:paraId="38544C8F" w14:textId="77777777" w:rsidR="006F36B5" w:rsidRPr="00375954" w:rsidRDefault="00BE30D4">
      <w:pPr>
        <w:pStyle w:val="Ttulo3"/>
        <w:rPr>
          <w:rFonts w:ascii="Times New Roman" w:eastAsia="Times New Roman" w:hAnsi="Times New Roman" w:cs="Times New Roman"/>
        </w:rPr>
      </w:pPr>
      <w:bookmarkStart w:id="92" w:name="_Toc232508992"/>
      <w:bookmarkStart w:id="93" w:name="_Toc241023291"/>
      <w:r>
        <w:rPr>
          <w:rFonts w:ascii="Times New Roman" w:eastAsia="Times New Roman" w:hAnsi="Times New Roman" w:cs="Times New Roman"/>
        </w:rPr>
        <w:t>T02.4.2 Especificación CU</w:t>
      </w:r>
      <w:bookmarkEnd w:id="92"/>
      <w:bookmarkEnd w:id="93"/>
    </w:p>
    <w:tbl>
      <w:tblPr>
        <w:tblStyle w:val="8"/>
        <w:tblW w:w="8494" w:type="dxa"/>
        <w:tblInd w:w="0" w:type="dxa"/>
        <w:tblLayout w:type="fixed"/>
        <w:tblLook w:val="0400" w:firstRow="0" w:lastRow="0" w:firstColumn="0" w:lastColumn="0" w:noHBand="0" w:noVBand="1"/>
      </w:tblPr>
      <w:tblGrid>
        <w:gridCol w:w="8494"/>
      </w:tblGrid>
      <w:tr w:rsidR="00FD6E2C" w:rsidRPr="00375954" w14:paraId="37FBA7FA" w14:textId="77777777" w:rsidTr="00BE30D4">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509E750"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 xml:space="preserve">CU 002 – LogOut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w:t>
            </w:r>
          </w:p>
        </w:tc>
      </w:tr>
      <w:tr w:rsidR="00FD6E2C" w:rsidRPr="00375954" w14:paraId="4BD53813" w14:textId="77777777" w:rsidTr="00BE30D4">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C67F956"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FD6E2C" w:rsidRPr="00375954" w14:paraId="02DE779F" w14:textId="77777777" w:rsidTr="00BE30D4">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DD516F4"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El caso de uso permitirá al usuario cerrar su sesión en el sistema</w:t>
            </w:r>
            <w:r>
              <w:rPr>
                <w:rFonts w:ascii="Times New Roman" w:eastAsia="Times New Roman" w:hAnsi="Times New Roman" w:cs="Times New Roman"/>
                <w:b/>
                <w:bCs/>
                <w:color w:val="000000"/>
              </w:rPr>
              <w:t>  </w:t>
            </w:r>
          </w:p>
        </w:tc>
      </w:tr>
      <w:tr w:rsidR="00FD6E2C" w:rsidRPr="00375954" w14:paraId="27EBF25E" w14:textId="77777777" w:rsidTr="00BE30D4">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B9FAE3C"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Usuario</w:t>
            </w:r>
          </w:p>
        </w:tc>
      </w:tr>
      <w:tr w:rsidR="00FD6E2C" w:rsidRPr="00375954" w14:paraId="072D80F4" w14:textId="77777777" w:rsidTr="00BE30D4">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1BDBDF7"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FD6E2C" w:rsidRPr="00375954" w14:paraId="0739F9B6" w14:textId="77777777" w:rsidTr="00BE30D4">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7B8CA68"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PRECONDICIONES: </w:t>
            </w:r>
            <w:r>
              <w:rPr>
                <w:rFonts w:ascii="Times New Roman" w:eastAsia="Times New Roman" w:hAnsi="Times New Roman" w:cs="Times New Roman"/>
                <w:color w:val="000000"/>
              </w:rPr>
              <w:t>El sistema debe estar operativo y con conexión activa a la base de datos. El usuario a su vez debe tener previamente una sesión activa en el sistema.</w:t>
            </w:r>
          </w:p>
        </w:tc>
      </w:tr>
      <w:tr w:rsidR="00FD6E2C" w:rsidRPr="00375954" w14:paraId="27CA90F6" w14:textId="77777777" w:rsidTr="00BE30D4">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62D6D65"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 xml:space="preserve">PUNTOS DE EXTENSIÓN: </w:t>
            </w:r>
            <w:r>
              <w:rPr>
                <w:rFonts w:ascii="Times New Roman" w:eastAsia="Times New Roman" w:hAnsi="Times New Roman" w:cs="Times New Roman"/>
                <w:color w:val="000000"/>
              </w:rPr>
              <w:t> --------</w:t>
            </w:r>
          </w:p>
        </w:tc>
      </w:tr>
      <w:tr w:rsidR="00FD6E2C" w:rsidRPr="00375954" w14:paraId="15FA2154" w14:textId="77777777" w:rsidTr="00BE30D4">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127FBF8"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r>
              <w:rPr>
                <w:rFonts w:ascii="Times New Roman" w:eastAsia="Times New Roman" w:hAnsi="Times New Roman" w:cs="Times New Roman"/>
                <w:color w:val="000000"/>
              </w:rPr>
              <w:t> El usuario debe tener una sesión activa</w:t>
            </w:r>
          </w:p>
        </w:tc>
      </w:tr>
      <w:tr w:rsidR="00FD6E2C" w:rsidRPr="00375954" w14:paraId="08C2CD4B" w14:textId="77777777" w:rsidTr="00CD7992">
        <w:trPr>
          <w:trHeight w:val="1398"/>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7DD4AE3"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3F8EC938" w14:textId="77777777" w:rsidR="00FD6E2C" w:rsidRPr="00375954" w:rsidRDefault="00FD6E2C">
            <w:pPr>
              <w:numPr>
                <w:ilvl w:val="0"/>
                <w:numId w:val="5"/>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selecciona la opción Cerrar Sesión en la pantalla del Menú del sistema.</w:t>
            </w:r>
          </w:p>
          <w:p w14:paraId="63CA529E" w14:textId="77777777" w:rsidR="00FD6E2C" w:rsidRPr="00375954" w:rsidRDefault="00FD6E2C">
            <w:pPr>
              <w:numPr>
                <w:ilvl w:val="0"/>
                <w:numId w:val="5"/>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consulta al usuario con un mensaje en pantalla “¿Desea cerrar la sesión?” </w:t>
            </w:r>
          </w:p>
          <w:p w14:paraId="63D0591A" w14:textId="77777777" w:rsidR="00FD6E2C" w:rsidRPr="00375954" w:rsidRDefault="00FD6E2C">
            <w:pPr>
              <w:numPr>
                <w:ilvl w:val="0"/>
                <w:numId w:val="5"/>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usuario confirma el cierre de sesión.</w:t>
            </w:r>
          </w:p>
          <w:p w14:paraId="4AF73541" w14:textId="77777777" w:rsidR="00FD6E2C" w:rsidRPr="00375954" w:rsidRDefault="00FD6E2C">
            <w:pPr>
              <w:numPr>
                <w:ilvl w:val="0"/>
                <w:numId w:val="5"/>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cierra la sesión del usuario.</w:t>
            </w:r>
          </w:p>
        </w:tc>
      </w:tr>
      <w:tr w:rsidR="00FD6E2C" w:rsidRPr="00375954" w14:paraId="00069757" w14:textId="77777777" w:rsidTr="00BE30D4">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44A5F15"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FLUJOS ALTERNATIVO: </w:t>
            </w:r>
          </w:p>
          <w:p w14:paraId="242E823F" w14:textId="77777777" w:rsidR="00FD6E2C" w:rsidRPr="00375954" w:rsidRDefault="00FD6E2C"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Arrepentimiento de Usuario</w:t>
            </w:r>
          </w:p>
          <w:p w14:paraId="274767A8" w14:textId="77777777" w:rsidR="00FD6E2C" w:rsidRPr="00375954" w:rsidRDefault="00FD6E2C"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3.1 </w:t>
            </w:r>
            <w:r>
              <w:rPr>
                <w:rFonts w:ascii="Times New Roman" w:eastAsia="Times New Roman" w:hAnsi="Times New Roman" w:cs="Times New Roman"/>
                <w:color w:val="000000"/>
              </w:rPr>
              <w:t>El usuario rechaza la acción.</w:t>
            </w:r>
          </w:p>
          <w:p w14:paraId="7960576B" w14:textId="77777777" w:rsidR="00FD6E2C" w:rsidRPr="00375954" w:rsidRDefault="00FD6E2C" w:rsidP="00BE30D4">
            <w:pPr>
              <w:spacing w:after="0" w:line="240" w:lineRule="auto"/>
              <w:rPr>
                <w:rFonts w:ascii="Times New Roman" w:eastAsia="Times New Roman" w:hAnsi="Times New Roman" w:cs="Times New Roman"/>
              </w:rPr>
            </w:pPr>
          </w:p>
        </w:tc>
      </w:tr>
      <w:tr w:rsidR="00FD6E2C" w:rsidRPr="00375954" w14:paraId="509AF540" w14:textId="77777777" w:rsidTr="00BE30D4">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7E894A3"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 xml:space="preserve">El usuario cierra su sesión y se cierra el programa.</w:t>
            </w:r>
          </w:p>
        </w:tc>
      </w:tr>
    </w:tbl>
    <w:p w14:paraId="63BF7D0C" w14:textId="77777777" w:rsidR="00FD6E2C" w:rsidRPr="00375954" w:rsidRDefault="00FD6E2C" w:rsidP="00FD6E2C">
      <w:pPr>
        <w:rPr>
          <w:rFonts w:ascii="Times New Roman" w:hAnsi="Times New Roman" w:cs="Times New Roman"/>
        </w:rPr>
      </w:pPr>
    </w:p>
    <w:p w14:paraId="442D1318" w14:textId="77777777" w:rsidR="006F36B5" w:rsidRPr="00375954" w:rsidRDefault="00BE30D4">
      <w:pPr>
        <w:pStyle w:val="Ttulo3"/>
        <w:rPr>
          <w:rFonts w:ascii="Times New Roman" w:eastAsia="Times New Roman" w:hAnsi="Times New Roman" w:cs="Times New Roman"/>
        </w:rPr>
      </w:pPr>
      <w:bookmarkStart w:id="94" w:name="_Toc241023292"/>
      <w:bookmarkStart w:id="95" w:name="_Toc232508993"/>
      <w:r>
        <w:rPr>
          <w:rFonts w:ascii="Times New Roman" w:eastAsia="Times New Roman" w:hAnsi="Times New Roman" w:cs="Times New Roman"/>
        </w:rPr>
        <w:t>T02.4.3 Diagrama de Secuencia del Sistema</w:t>
      </w:r>
      <w:bookmarkEnd w:id="94"/>
      <w:r>
        <w:rPr>
          <w:rFonts w:ascii="Times New Roman" w:eastAsia="Times New Roman" w:hAnsi="Times New Roman" w:cs="Times New Roman"/>
        </w:rPr>
        <w:t xml:space="preserve"> </w:t>
      </w:r>
      <w:bookmarkEnd w:id="95"/>
    </w:p>
    <w:p w14:paraId="1042627A" w14:textId="77777777" w:rsidR="00F33A50" w:rsidRPr="00375954" w:rsidRDefault="00DE5F3B" w:rsidP="00F33A50">
      <w:pPr>
        <w:rPr>
          <w:rFonts w:ascii="Times New Roman" w:hAnsi="Times New Roman" w:cs="Times New Roman"/>
        </w:rPr>
      </w:pPr>
      <w:r>
        <w:rPr>
          <w:rFonts w:ascii="Times New Roman" w:hAnsi="Times New Roman" w:cs="Times New Roman"/>
          <w:noProof/>
        </w:rPr>
        <w:drawing>
          <wp:inline distT="0" distB="0" distL="0" distR="0" wp14:anchorId="6A3076DE" wp14:editId="37864299">
            <wp:extent cx="5021580" cy="4488180"/>
            <wp:effectExtent l="0" t="0" r="7620" b="7620"/>
            <wp:docPr id="21204088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21580" cy="4488180"/>
                    </a:xfrm>
                    <a:prstGeom prst="rect">
                      <a:avLst/>
                    </a:prstGeom>
                    <a:noFill/>
                    <a:ln>
                      <a:noFill/>
                    </a:ln>
                  </pic:spPr>
                </pic:pic>
              </a:graphicData>
            </a:graphic>
          </wp:inline>
        </w:drawing>
      </w:r>
    </w:p>
    <w:p w14:paraId="5DC8A53B" w14:textId="77777777" w:rsidR="006F36B5" w:rsidRPr="00375954" w:rsidRDefault="00BE30D4">
      <w:pPr>
        <w:pStyle w:val="Ttulo3"/>
        <w:rPr>
          <w:rFonts w:ascii="Times New Roman" w:eastAsia="Times New Roman" w:hAnsi="Times New Roman" w:cs="Times New Roman"/>
        </w:rPr>
      </w:pPr>
      <w:bookmarkStart w:id="96" w:name="_Toc232508994"/>
      <w:bookmarkStart w:id="97" w:name="_Toc241023293"/>
      <w:r>
        <w:rPr>
          <w:rFonts w:ascii="Times New Roman" w:eastAsia="Times New Roman" w:hAnsi="Times New Roman" w:cs="Times New Roman"/>
        </w:rPr>
        <w:lastRenderedPageBreak/>
        <w:t>T02.4.4 Diagrama de Clases</w:t>
      </w:r>
      <w:bookmarkEnd w:id="96"/>
      <w:bookmarkEnd w:id="97"/>
    </w:p>
    <w:p w14:paraId="7577AA23" w14:textId="77777777" w:rsidR="00E861AA" w:rsidRPr="00375954" w:rsidRDefault="00B1085C" w:rsidP="00E861AA">
      <w:pPr>
        <w:rPr>
          <w:rFonts w:ascii="Times New Roman" w:hAnsi="Times New Roman" w:cs="Times New Roman"/>
        </w:rPr>
      </w:pPr>
      <w:r>
        <w:rPr>
          <w:rFonts w:ascii="Times New Roman" w:hAnsi="Times New Roman" w:cs="Times New Roman"/>
          <w:noProof/>
        </w:rPr>
        <w:drawing>
          <wp:inline distT="0" distB="0" distL="0" distR="0" wp14:anchorId="5B20738D" wp14:editId="06FDDDF0">
            <wp:extent cx="3855720" cy="2797936"/>
            <wp:effectExtent l="0" t="0" r="0" b="2540"/>
            <wp:docPr id="20018844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58225" cy="2799754"/>
                    </a:xfrm>
                    <a:prstGeom prst="rect">
                      <a:avLst/>
                    </a:prstGeom>
                    <a:noFill/>
                    <a:ln>
                      <a:noFill/>
                    </a:ln>
                  </pic:spPr>
                </pic:pic>
              </a:graphicData>
            </a:graphic>
          </wp:inline>
        </w:drawing>
      </w:r>
    </w:p>
    <w:p w14:paraId="0AC6FB87" w14:textId="77777777" w:rsidR="006F36B5" w:rsidRDefault="00BE30D4">
      <w:pPr>
        <w:pStyle w:val="Ttulo3"/>
        <w:rPr>
          <w:rFonts w:ascii="Times New Roman" w:eastAsia="Times New Roman" w:hAnsi="Times New Roman" w:cs="Times New Roman"/>
        </w:rPr>
      </w:pPr>
      <w:bookmarkStart w:id="98" w:name="_Toc232508995"/>
      <w:bookmarkStart w:id="99" w:name="_Toc241023294"/>
      <w:r>
        <w:rPr>
          <w:rFonts w:ascii="Times New Roman" w:eastAsia="Times New Roman" w:hAnsi="Times New Roman" w:cs="Times New Roman"/>
        </w:rPr>
        <w:t>T02.4.5 Der</w:t>
      </w:r>
      <w:bookmarkEnd w:id="98"/>
      <w:bookmarkEnd w:id="99"/>
    </w:p>
    <w:p w14:paraId="0EAC126F" w14:textId="77777777" w:rsidR="00070401" w:rsidRPr="00070401" w:rsidRDefault="00A5373C" w:rsidP="00070401">
      <w:r>
        <w:rPr>
          <w:noProof/>
        </w:rPr>
        <w:drawing>
          <wp:inline distT="0" distB="0" distL="0" distR="0" wp14:anchorId="38932E0F" wp14:editId="5D97BC17">
            <wp:extent cx="4351020" cy="2072640"/>
            <wp:effectExtent l="0" t="0" r="0" b="3810"/>
            <wp:docPr id="19418886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51020" cy="2072640"/>
                    </a:xfrm>
                    <a:prstGeom prst="rect">
                      <a:avLst/>
                    </a:prstGeom>
                    <a:noFill/>
                    <a:ln>
                      <a:noFill/>
                    </a:ln>
                  </pic:spPr>
                </pic:pic>
              </a:graphicData>
            </a:graphic>
          </wp:inline>
        </w:drawing>
      </w:r>
    </w:p>
    <w:p w14:paraId="7A4BDC20" w14:textId="77777777" w:rsidR="006F36B5" w:rsidRPr="00375954" w:rsidRDefault="00BE30D4">
      <w:pPr>
        <w:pStyle w:val="Ttulo3"/>
        <w:rPr>
          <w:rFonts w:ascii="Times New Roman" w:eastAsia="Times New Roman" w:hAnsi="Times New Roman" w:cs="Times New Roman"/>
          <w:color w:val="000000"/>
        </w:rPr>
      </w:pPr>
      <w:bookmarkStart w:id="100" w:name="_Toc232508996"/>
      <w:bookmarkStart w:id="101" w:name="_Toc241023295"/>
      <w:r>
        <w:rPr>
          <w:rFonts w:ascii="Times New Roman" w:eastAsia="Times New Roman" w:hAnsi="Times New Roman" w:cs="Times New Roman"/>
        </w:rPr>
        <w:lastRenderedPageBreak/>
        <w:t>T02.4.6 Pantalla UI</w:t>
      </w:r>
      <w:bookmarkEnd w:id="100"/>
      <w:bookmarkEnd w:id="101"/>
    </w:p>
    <w:p w14:paraId="4B48B37B" w14:textId="77777777" w:rsidR="006F36B5" w:rsidRPr="00375954" w:rsidRDefault="00980856" w:rsidP="00932E0B">
      <w:pPr>
        <w:pBdr>
          <w:top w:val="nil"/>
          <w:left w:val="nil"/>
          <w:bottom w:val="nil"/>
          <w:right w:val="nil"/>
          <w:between w:val="nil"/>
        </w:pBdr>
        <w:spacing w:after="239" w:line="257" w:lineRule="auto"/>
        <w:ind w:right="76"/>
        <w:jc w:val="both"/>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4073EB45" wp14:editId="7ACF8E09">
            <wp:extent cx="5935980" cy="3573175"/>
            <wp:effectExtent l="0" t="0" r="7620" b="8255"/>
            <wp:docPr id="431820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0842" name=""/>
                    <pic:cNvPicPr/>
                  </pic:nvPicPr>
                  <pic:blipFill>
                    <a:blip r:embed="rId51"/>
                    <a:stretch>
                      <a:fillRect/>
                    </a:stretch>
                  </pic:blipFill>
                  <pic:spPr>
                    <a:xfrm>
                      <a:off x="0" y="0"/>
                      <a:ext cx="5936475" cy="3573473"/>
                    </a:xfrm>
                    <a:prstGeom prst="rect">
                      <a:avLst/>
                    </a:prstGeom>
                  </pic:spPr>
                </pic:pic>
              </a:graphicData>
            </a:graphic>
          </wp:inline>
        </w:drawing>
      </w:r>
    </w:p>
    <w:p w14:paraId="3F1A5944" w14:textId="77777777" w:rsidR="00070401" w:rsidRPr="00070401" w:rsidRDefault="00070401" w:rsidP="00070401">
      <w:pPr>
        <w:pStyle w:val="Ttulo1"/>
        <w:rPr>
          <w:rFonts w:ascii="Times New Roman" w:eastAsia="Times New Roman" w:hAnsi="Times New Roman" w:cs="Times New Roman"/>
        </w:rPr>
      </w:pPr>
      <w:bookmarkStart w:id="102" w:name="_Toc232509019"/>
      <w:bookmarkStart w:id="103" w:name="_Toc241023296"/>
      <w:r>
        <w:rPr>
          <w:rFonts w:ascii="Times New Roman" w:eastAsia="Times New Roman" w:hAnsi="Times New Roman" w:cs="Times New Roman"/>
        </w:rPr>
        <w:t>T03. GESTIÓN DE ENCRIPTADO</w:t>
      </w:r>
      <w:bookmarkEnd w:id="102"/>
      <w:bookmarkEnd w:id="103"/>
    </w:p>
    <w:p w14:paraId="70DF4889" w14:textId="77777777" w:rsidR="00070401" w:rsidRPr="00375954" w:rsidRDefault="009B2F7E" w:rsidP="00070401">
      <w:pPr>
        <w:pStyle w:val="Ttulo2"/>
        <w:rPr>
          <w:rFonts w:ascii="Times New Roman" w:eastAsia="Times New Roman" w:hAnsi="Times New Roman" w:cs="Times New Roman"/>
          <w:sz w:val="30"/>
          <w:szCs w:val="30"/>
        </w:rPr>
      </w:pPr>
      <w:bookmarkStart w:id="104" w:name="_Toc241023297"/>
      <w:bookmarkStart w:id="105" w:name="_Toc232509020"/>
      <w:r>
        <w:rPr>
          <w:rFonts w:ascii="Times New Roman" w:eastAsia="Times New Roman" w:hAnsi="Times New Roman" w:cs="Times New Roman"/>
          <w:sz w:val="30"/>
          <w:szCs w:val="30"/>
        </w:rPr>
        <w:t>T03.1 Métodos Encriptación/Hash</w:t>
      </w:r>
      <w:bookmarkEnd w:id="104"/>
      <w:r>
        <w:rPr>
          <w:rFonts w:ascii="Times New Roman" w:eastAsia="Times New Roman" w:hAnsi="Times New Roman" w:cs="Times New Roman"/>
          <w:sz w:val="30"/>
          <w:szCs w:val="30"/>
        </w:rPr>
        <w:t xml:space="preserve"> </w:t>
      </w:r>
      <w:bookmarkEnd w:id="105"/>
    </w:p>
    <w:p w14:paraId="40EEB0DF" w14:textId="77777777" w:rsidR="00070401" w:rsidRPr="00375954" w:rsidRDefault="009B2F7E" w:rsidP="00070401">
      <w:pPr>
        <w:pStyle w:val="Ttulo3"/>
        <w:rPr>
          <w:rFonts w:ascii="Times New Roman" w:hAnsi="Times New Roman" w:cs="Times New Roman"/>
        </w:rPr>
      </w:pPr>
      <w:bookmarkStart w:id="106" w:name="_Toc232509021"/>
      <w:bookmarkStart w:id="107" w:name="_Toc241023298"/>
      <w:r>
        <w:rPr>
          <w:rFonts w:ascii="Times New Roman" w:hAnsi="Times New Roman" w:cs="Times New Roman"/>
        </w:rPr>
        <w:t>T03.1.1 SHA-256</w:t>
      </w:r>
      <w:bookmarkEnd w:id="106"/>
      <w:bookmarkEnd w:id="107"/>
    </w:p>
    <w:p w14:paraId="200433A7" w14:textId="77777777" w:rsidR="00070401" w:rsidRPr="00375954" w:rsidRDefault="00070401" w:rsidP="00070401">
      <w:pPr>
        <w:rPr>
          <w:rFonts w:ascii="Times New Roman" w:hAnsi="Times New Roman" w:cs="Times New Roman"/>
        </w:rPr>
      </w:pPr>
      <w:r>
        <w:rPr>
          <w:rFonts w:ascii="Times New Roman" w:hAnsi="Times New Roman" w:cs="Times New Roman"/>
        </w:rPr>
        <w:t xml:space="preserve">Con el objetivo de garantizar la seguridad de las contraseñas de los usuarios, en este proyecto se aplica el algoritmo SHA-256, encargado de transformar una cadena de texto en un valor de longitud determinado, denominado "hash". Este es un algoritmo de hashing unidireccional, lo que significa que no es posible desencriptar el hash para obtener la contraseña original. </w:t>
      </w:r>
    </w:p>
    <w:p w14:paraId="5C3E62EF" w14:textId="77777777" w:rsidR="00070401" w:rsidRPr="00375954" w:rsidRDefault="00070401" w:rsidP="00070401">
      <w:pPr>
        <w:rPr>
          <w:rFonts w:ascii="Times New Roman" w:hAnsi="Times New Roman" w:cs="Times New Roman"/>
        </w:rPr>
      </w:pPr>
      <w:r>
        <w:rPr>
          <w:rFonts w:ascii="Times New Roman" w:hAnsi="Times New Roman" w:cs="Times New Roman"/>
        </w:rPr>
        <w:t xml:space="preserve">Tanto para la creación de usuarios como para el logueo en el sistema de estos mismos, se deberá ingresar una clave. Esta clave será hasheada por el algoritmo SHA-256 y será guardada en la base de datos. Un usuario que requiera iniciar sesión deberá ingresar su clave, en la interfaz de Inicio de sesión, el valor que coloque como clave, al seleccionar “Iniciar Sesión” será hasheado y comparado con el valor que se encuentre en la base de </w:t>
        <w:lastRenderedPageBreak/>
        <w:t xml:space="preserve">datos. Si estos valores coinciden, la sesión es iniciada, en el caso contrario donde no coincidan, se mostrará al usuario un error de contraseña incorrecta. </w:t>
      </w:r>
    </w:p>
    <w:p w14:paraId="60665FC9" w14:textId="77777777" w:rsidR="00070401" w:rsidRPr="00375954" w:rsidRDefault="00070401">
      <w:pPr>
        <w:pStyle w:val="Prrafodelista"/>
        <w:numPr>
          <w:ilvl w:val="0"/>
          <w:numId w:val="13"/>
        </w:numPr>
        <w:rPr>
          <w:rFonts w:ascii="Times New Roman" w:hAnsi="Times New Roman" w:cs="Times New Roman"/>
          <w:b/>
          <w:bCs/>
        </w:rPr>
      </w:pPr>
      <w:r>
        <w:rPr>
          <w:rFonts w:ascii="Times New Roman" w:hAnsi="Times New Roman" w:cs="Times New Roman"/>
          <w:b/>
          <w:bCs/>
        </w:rPr>
        <w:t xml:space="preserve">Método de la clase Encriptador: </w:t>
      </w:r>
    </w:p>
    <w:p w14:paraId="5275909D" w14:textId="77777777" w:rsidR="00070401" w:rsidRPr="00375954" w:rsidRDefault="00070401" w:rsidP="00070401">
      <w:pPr>
        <w:rPr>
          <w:rFonts w:ascii="Times New Roman" w:hAnsi="Times New Roman" w:cs="Times New Roman"/>
        </w:rPr>
      </w:pPr>
      <w:r>
        <w:rPr>
          <w:rFonts w:ascii="Times New Roman" w:hAnsi="Times New Roman" w:cs="Times New Roman"/>
        </w:rPr>
        <w:t xml:space="preserve">Hash (string input): Este método toma una cadena de texto (como una contraseña en texto plano) y la convierte en un hash de 256 bits utilizando el algoritmo SHA-256. </w:t>
      </w:r>
    </w:p>
    <w:p w14:paraId="0339B4C6" w14:textId="77777777" w:rsidR="00070401" w:rsidRPr="00375954" w:rsidRDefault="00070401" w:rsidP="00070401">
      <w:pPr>
        <w:rPr>
          <w:rFonts w:ascii="Times New Roman" w:hAnsi="Times New Roman" w:cs="Times New Roman"/>
        </w:rPr>
      </w:pPr>
      <w:r>
        <w:rPr>
          <w:rFonts w:ascii="Times New Roman" w:hAnsi="Times New Roman" w:cs="Times New Roman"/>
        </w:rPr>
        <w:t>Este hash es lo que se guarda en la base de datos, en lugar de la contraseña en texto plano.</w:t>
      </w:r>
    </w:p>
    <w:p w14:paraId="57D8CC52" w14:textId="77777777" w:rsidR="00070401" w:rsidRPr="00375954" w:rsidRDefault="009B2F7E" w:rsidP="00070401">
      <w:pPr>
        <w:pStyle w:val="Ttulo3"/>
        <w:rPr>
          <w:rFonts w:ascii="Times New Roman" w:hAnsi="Times New Roman" w:cs="Times New Roman"/>
        </w:rPr>
      </w:pPr>
      <w:bookmarkStart w:id="108" w:name="_Toc232509022"/>
      <w:bookmarkStart w:id="109" w:name="_Toc241023299"/>
      <w:r>
        <w:rPr>
          <w:rFonts w:ascii="Times New Roman" w:hAnsi="Times New Roman" w:cs="Times New Roman"/>
        </w:rPr>
        <w:t>T03.1.2 ¿Cómo visualizaremos esto?</w:t>
      </w:r>
      <w:bookmarkEnd w:id="108"/>
      <w:bookmarkEnd w:id="109"/>
    </w:p>
    <w:p w14:paraId="33234F11" w14:textId="77777777" w:rsidR="00070401" w:rsidRPr="00375954" w:rsidRDefault="00070401" w:rsidP="00070401">
      <w:pPr>
        <w:rPr>
          <w:rFonts w:ascii="Times New Roman" w:hAnsi="Times New Roman" w:cs="Times New Roman"/>
        </w:rPr>
      </w:pPr>
      <w:r>
        <w:rPr>
          <w:rFonts w:ascii="Times New Roman" w:hAnsi="Times New Roman" w:cs="Times New Roman"/>
        </w:rPr>
        <w:t xml:space="preserve">Al momento de registrar un usuario en el sistema y completar la contraseña de este mismo, en la base de datos el campo que contiene la contraseña no será visible para la persona. Ej: Si la contraseña es Hola123, en la base de datos se vera de la siguiente manera: (Imagen ilustrativa de ejemplo)</w:t>
      </w:r>
    </w:p>
    <w:p w14:paraId="6C9D1185" w14:textId="77777777" w:rsidR="00070401" w:rsidRDefault="00070401" w:rsidP="00070401">
      <w:pPr>
        <w:rPr>
          <w:rFonts w:ascii="Times New Roman" w:hAnsi="Times New Roman" w:cs="Times New Roman"/>
        </w:rPr>
      </w:pPr>
      <w:r>
        <w:rPr>
          <w:rFonts w:ascii="Times New Roman" w:hAnsi="Times New Roman" w:cs="Times New Roman"/>
          <w:noProof/>
        </w:rPr>
        <w:drawing>
          <wp:inline distT="0" distB="0" distL="0" distR="0" wp14:anchorId="308FAED3" wp14:editId="133293AC">
            <wp:extent cx="4831080" cy="464820"/>
            <wp:effectExtent l="0" t="0" r="7620" b="0"/>
            <wp:docPr id="174976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64632" name=""/>
                    <pic:cNvPicPr/>
                  </pic:nvPicPr>
                  <pic:blipFill rotWithShape="1">
                    <a:blip r:embed="rId52"/>
                    <a:srcRect r="10537" b="-2954"/>
                    <a:stretch>
                      <a:fillRect/>
                    </a:stretch>
                  </pic:blipFill>
                  <pic:spPr bwMode="auto">
                    <a:xfrm>
                      <a:off x="0" y="0"/>
                      <a:ext cx="4831080" cy="464820"/>
                    </a:xfrm>
                    <a:prstGeom prst="rect">
                      <a:avLst/>
                    </a:prstGeom>
                    <a:ln>
                      <a:noFill/>
                    </a:ln>
                    <a:extLst>
                      <a:ext uri="{53640926-AAD7-44D8-BBD7-CCE9431645EC}">
                        <a14:shadowObscured xmlns:a14="http://schemas.microsoft.com/office/drawing/2010/main"/>
                      </a:ext>
                    </a:extLst>
                  </pic:spPr>
                </pic:pic>
              </a:graphicData>
            </a:graphic>
          </wp:inline>
        </w:drawing>
      </w:r>
    </w:p>
    <w:p w14:paraId="60B60D0E" w14:textId="77777777" w:rsidR="009B2F7E" w:rsidRDefault="009B2F7E" w:rsidP="009B2F7E">
      <w:pPr>
        <w:pStyle w:val="Ttulo3"/>
        <w:rPr>
          <w:rFonts w:ascii="Times New Roman" w:hAnsi="Times New Roman" w:cs="Times New Roman"/>
        </w:rPr>
      </w:pPr>
      <w:bookmarkStart w:id="110" w:name="_Toc232509023"/>
      <w:bookmarkStart w:id="111" w:name="_Toc241023300"/>
      <w:r>
        <w:rPr>
          <w:rFonts w:ascii="Times New Roman" w:hAnsi="Times New Roman" w:cs="Times New Roman"/>
        </w:rPr>
        <w:t>T03.1.3 Diagrama de Clases</w:t>
      </w:r>
      <w:bookmarkEnd w:id="110"/>
      <w:bookmarkEnd w:id="111"/>
    </w:p>
    <w:p w14:paraId="431FC819" w14:textId="77777777" w:rsidR="00070401" w:rsidRDefault="009B2F7E" w:rsidP="00070401">
      <w:r>
        <w:rPr>
          <w:rFonts w:ascii="Times New Roman" w:hAnsi="Times New Roman" w:cs="Times New Roman"/>
          <w:noProof/>
        </w:rPr>
        <w:drawing>
          <wp:inline distT="0" distB="0" distL="0" distR="0" wp14:anchorId="1CFA2509" wp14:editId="243D5681">
            <wp:extent cx="1360874" cy="792480"/>
            <wp:effectExtent l="0" t="0" r="0" b="7620"/>
            <wp:docPr id="7192382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3">
                      <a:extLst>
                        <a:ext uri="{28A0092B-C50C-407E-A947-70E740481C1C}">
                          <a14:useLocalDpi xmlns:a14="http://schemas.microsoft.com/office/drawing/2010/main" val="0"/>
                        </a:ext>
                      </a:extLst>
                    </a:blip>
                    <a:srcRect l="19011" t="4470" r="58945" b="83338"/>
                    <a:stretch>
                      <a:fillRect/>
                    </a:stretch>
                  </pic:blipFill>
                  <pic:spPr bwMode="auto">
                    <a:xfrm>
                      <a:off x="0" y="0"/>
                      <a:ext cx="1374299" cy="800298"/>
                    </a:xfrm>
                    <a:prstGeom prst="rect">
                      <a:avLst/>
                    </a:prstGeom>
                    <a:noFill/>
                    <a:ln>
                      <a:noFill/>
                    </a:ln>
                    <a:extLst>
                      <a:ext uri="{53640926-AAD7-44D8-BBD7-CCE9431645EC}">
                        <a14:shadowObscured xmlns:a14="http://schemas.microsoft.com/office/drawing/2010/main"/>
                      </a:ext>
                    </a:extLst>
                  </pic:spPr>
                </pic:pic>
              </a:graphicData>
            </a:graphic>
          </wp:inline>
        </w:drawing>
      </w:r>
    </w:p>
    <w:p w14:paraId="354C4425" w14:textId="77777777" w:rsidR="00375954" w:rsidRDefault="00375954" w:rsidP="009F724E">
      <w:pPr>
        <w:rPr>
          <w:rFonts w:ascii="Times New Roman" w:hAnsi="Times New Roman" w:cs="Times New Roman"/>
        </w:rPr>
      </w:pPr>
    </w:p>
    <w:p w14:paraId="49DF09D8" w14:textId="77777777" w:rsidR="00A77329" w:rsidRDefault="00A77329" w:rsidP="00A77329">
      <w:pPr>
        <w:pStyle w:val="Ttulo1"/>
        <w:rPr>
          <w:rFonts w:ascii="Times New Roman" w:eastAsia="Times New Roman" w:hAnsi="Times New Roman" w:cs="Times New Roman"/>
        </w:rPr>
      </w:pPr>
      <w:bookmarkStart w:id="112" w:name="_Toc232509046"/>
      <w:bookmarkStart w:id="113" w:name="_Toc241023301"/>
      <w:r>
        <w:rPr>
          <w:rFonts w:ascii="Times New Roman" w:eastAsia="Times New Roman" w:hAnsi="Times New Roman" w:cs="Times New Roman"/>
        </w:rPr>
        <w:t>T04. GESTIÓN DE PERFILES DE USUARIO</w:t>
      </w:r>
      <w:bookmarkEnd w:id="112"/>
      <w:bookmarkEnd w:id="113"/>
    </w:p>
    <w:p w14:paraId="0C898B79" w14:textId="77777777" w:rsidR="00A77329" w:rsidRDefault="00A77329" w:rsidP="00A77329">
      <w:pPr>
        <w:pStyle w:val="Ttulo2"/>
        <w:rPr>
          <w:rFonts w:ascii="Times New Roman" w:eastAsia="Times New Roman" w:hAnsi="Times New Roman" w:cs="Times New Roman"/>
          <w:sz w:val="30"/>
          <w:szCs w:val="30"/>
        </w:rPr>
      </w:pPr>
      <w:bookmarkStart w:id="114" w:name="_Toc232509047"/>
      <w:bookmarkStart w:id="115" w:name="_Toc241023302"/>
      <w:r>
        <w:rPr>
          <w:rFonts w:ascii="Times New Roman" w:eastAsia="Times New Roman" w:hAnsi="Times New Roman" w:cs="Times New Roman"/>
          <w:sz w:val="30"/>
          <w:szCs w:val="30"/>
        </w:rPr>
        <w:t>T04.1 Objetivo General</w:t>
      </w:r>
      <w:bookmarkEnd w:id="114"/>
      <w:bookmarkEnd w:id="115"/>
    </w:p>
    <w:p w14:paraId="13B858EE" w14:textId="77777777" w:rsidR="00763DD2" w:rsidRDefault="00763DD2" w:rsidP="00763DD2">
      <w:pPr>
        <w:pStyle w:val="font-claude-response-body"/>
      </w:pPr>
      <w:r>
        <w:t>El sistema implementa el patrón de diseño Composite para modelar la jerarquía de permisos. Las clases que participan son:</w:t>
      </w:r>
    </w:p>
    <w:p w14:paraId="2238703D" w14:textId="77777777" w:rsidR="00763DD2" w:rsidRDefault="00763DD2">
      <w:pPr>
        <w:pStyle w:val="font-claude-response-body"/>
        <w:numPr>
          <w:ilvl w:val="0"/>
          <w:numId w:val="13"/>
        </w:numPr>
      </w:pPr>
      <w:r>
        <w:rPr>
          <w:rStyle w:val="Fuerte"/>
        </w:rPr>
        <w:t>PERMISOCOMPONENT</w:t>
      </w:r>
      <w:r>
        <w:t xml:space="preserve"> (abstracta): Clase base que define la interfaz común para permisos atómicos y compuestos. Contiene el método </w:t>
      </w:r>
      <w:r>
        <w:rPr>
          <w:rStyle w:val="CdigoHTML"/>
        </w:rPr>
        <w:t>ContienePermiso()</w:t>
      </w:r>
      <w:r>
        <w:t xml:space="preserve"> que recorre recursivamente la jerarquía para verificar si un permiso existe dentro de la estructura.</w:t>
      </w:r>
    </w:p>
    <w:p w14:paraId="6A369C77" w14:textId="77777777" w:rsidR="00763DD2" w:rsidRDefault="00763DD2">
      <w:pPr>
        <w:pStyle w:val="font-claude-response-body"/>
        <w:numPr>
          <w:ilvl w:val="0"/>
          <w:numId w:val="13"/>
        </w:numPr>
      </w:pPr>
      <w:r>
        <w:rPr>
          <w:rStyle w:val="Fuerte"/>
        </w:rPr>
        <w:lastRenderedPageBreak/>
        <w:t>PERMISOATOMICO</w:t>
      </w:r>
      <w:r>
        <w:t xml:space="preserve">: Hoja del árbol. Representa un permiso funcional específico del sistema (ej: "Gestion Usuarios", "Gestion Productos"). No puede tener hijos. Sus instancias están precargadas en la base de datos y no pueden ser creadas desde la interfaz.</w:t>
      </w:r>
    </w:p>
    <w:p w14:paraId="4C1D65EF" w14:textId="77777777" w:rsidR="00763DD2" w:rsidRDefault="00763DD2">
      <w:pPr>
        <w:pStyle w:val="font-claude-response-body"/>
        <w:numPr>
          <w:ilvl w:val="0"/>
          <w:numId w:val="13"/>
        </w:numPr>
      </w:pPr>
      <w:r>
        <w:rPr>
          <w:b/>
          <w:bCs/>
        </w:rPr>
        <w:t>PERMISOCOMPOSITE</w:t>
      </w:r>
      <w:r>
        <w:t xml:space="preserve">: Nodo interno del árbol. Representa un rol que puede contener tanto permisos atómicos como otros roles. Tiene una lista de PermisosIncluidos y los métodos AgregarPermiso() y QuitarPermiso().</w:t>
      </w:r>
    </w:p>
    <w:p w14:paraId="1EDC6076" w14:textId="77777777" w:rsidR="00DE337A" w:rsidRDefault="00DE337A" w:rsidP="00DE337A">
      <w:pPr>
        <w:pStyle w:val="font-claude-response-body"/>
      </w:pPr>
    </w:p>
    <w:p w14:paraId="076D5228" w14:textId="77777777" w:rsidR="00763DD2" w:rsidRPr="00763DD2" w:rsidRDefault="00763DD2" w:rsidP="00763DD2">
      <w:pPr>
        <w:pStyle w:val="font-claude-response-body"/>
      </w:pPr>
      <w:r>
        <w:rPr>
          <w:b/>
          <w:bCs/>
        </w:rPr>
        <w:t>Reglas del sistema:</w:t>
      </w:r>
    </w:p>
    <w:p w14:paraId="07F5805B" w14:textId="77777777" w:rsidR="00763DD2" w:rsidRPr="00763DD2" w:rsidRDefault="00763DD2">
      <w:pPr>
        <w:pStyle w:val="font-claude-response-body"/>
        <w:numPr>
          <w:ilvl w:val="0"/>
          <w:numId w:val="14"/>
        </w:numPr>
        <w:rPr>
          <w:color w:val="000000"/>
        </w:rPr>
      </w:pPr>
      <w:r>
        <w:rPr>
          <w:color w:val="000000"/>
        </w:rPr>
        <w:t>Los permisos atómicos están precargados en la base de datos. No se pueden crear desde la interfaz.</w:t>
      </w:r>
    </w:p>
    <w:p w14:paraId="7049E2E5" w14:textId="77777777" w:rsidR="00763DD2" w:rsidRPr="00763DD2" w:rsidRDefault="00763DD2">
      <w:pPr>
        <w:pStyle w:val="font-claude-response-body"/>
        <w:numPr>
          <w:ilvl w:val="0"/>
          <w:numId w:val="14"/>
        </w:numPr>
        <w:rPr>
          <w:color w:val="000000"/>
        </w:rPr>
      </w:pPr>
      <w:r>
        <w:rPr>
          <w:color w:val="000000"/>
        </w:rPr>
        <w:t>Solo se pueden crear nuevos roles (PERMISOCOMPOSITE).</w:t>
      </w:r>
    </w:p>
    <w:p w14:paraId="5D92621A" w14:textId="77777777" w:rsidR="00763DD2" w:rsidRPr="00763DD2" w:rsidRDefault="00763DD2">
      <w:pPr>
        <w:pStyle w:val="font-claude-response-body"/>
        <w:numPr>
          <w:ilvl w:val="0"/>
          <w:numId w:val="14"/>
        </w:numPr>
        <w:rPr>
          <w:color w:val="000000"/>
        </w:rPr>
      </w:pPr>
      <w:r>
        <w:rPr>
          <w:color w:val="000000"/>
        </w:rPr>
        <w:t>Un rol puede contener permisos atómicos y otros roles.</w:t>
      </w:r>
    </w:p>
    <w:p w14:paraId="53CA6379" w14:textId="77777777" w:rsidR="00763DD2" w:rsidRPr="00763DD2" w:rsidRDefault="00763DD2">
      <w:pPr>
        <w:pStyle w:val="font-claude-response-body"/>
        <w:numPr>
          <w:ilvl w:val="0"/>
          <w:numId w:val="14"/>
        </w:numPr>
        <w:rPr>
          <w:color w:val="000000"/>
        </w:rPr>
      </w:pPr>
      <w:r>
        <w:rPr>
          <w:color w:val="000000"/>
        </w:rPr>
        <w:t>No se admiten referencias circulares directas ni indirectas.</w:t>
      </w:r>
    </w:p>
    <w:p w14:paraId="1657059B" w14:textId="77777777" w:rsidR="00763DD2" w:rsidRPr="00763DD2" w:rsidRDefault="00763DD2">
      <w:pPr>
        <w:pStyle w:val="font-claude-response-body"/>
        <w:numPr>
          <w:ilvl w:val="0"/>
          <w:numId w:val="14"/>
        </w:numPr>
        <w:rPr>
          <w:color w:val="000000"/>
        </w:rPr>
      </w:pPr>
      <w:r>
        <w:rPr>
          <w:color w:val="000000"/>
        </w:rPr>
        <w:t>Un rol no puede ser hijo de sí mismo.</w:t>
      </w:r>
    </w:p>
    <w:p w14:paraId="237ECD53" w14:textId="77777777" w:rsidR="00763DD2" w:rsidRPr="00763DD2" w:rsidRDefault="00763DD2">
      <w:pPr>
        <w:pStyle w:val="font-claude-response-body"/>
        <w:numPr>
          <w:ilvl w:val="0"/>
          <w:numId w:val="14"/>
        </w:numPr>
        <w:rPr>
          <w:color w:val="000000"/>
        </w:rPr>
      </w:pPr>
      <w:r>
        <w:rPr>
          <w:color w:val="000000"/>
        </w:rPr>
        <w:t>Un permiso atómico no puede tener hijos.</w:t>
      </w:r>
    </w:p>
    <w:p>
      <w:pPr>
        <w:pStyle w:val="font-claude-response-body"/>
        <w:rPr>
          <w:ins w:id="2210" w:author="Claude" w:date="2026-10-05T00:00:00Z"/>
        </w:rPr>
      </w:pPr>
      <w:ins w:id="2211" w:author="Claude" w:date="2026-10-05T00:00:00Z">
        <w:r>
          <w:rPr>
            <w:b/>
            <w:bCs/>
          </w:rPr>
          <w:t xml:space="preserve">Roles de negocio cargados en el sistema</w:t>
        </w:r>
        <w:r>
          <w:rPr/>
          <w:t xml:space="preserve"> (decisión 55; se eliminó el Rol - Cliente):</w:t>
        </w:r>
      </w:ins>
    </w:p>
    <w:tbl>
      <w:tblPr>
        <w:tblStyle w:val="Tablaconcuadrcula"/>
        <w:tblW w:w="0" w:type="auto"/>
        <w:tblLook w:val="04A0" w:firstRow="1" w:lastRow="0" w:firstColumn="1" w:lastColumn="0" w:noHBand="0" w:noVBand="1"/>
      </w:tblPr>
      <w:tblGrid>
        <w:gridCol w:w="4247"/>
        <w:gridCol w:w="4247"/>
      </w:tblGrid>
      <w:tr w:rsidR="0030154C" w:rsidRPr="00375954" w14:paraId="40249586" w14:textId="77777777" w:rsidTr="0030154C">
        <w:trPr>
          <w:ins w:id="2216" w:author="Claude" w:date="2026-10-05T00:00:00Z"/>
        </w:trPr>
        <w:tc>
          <w:tcPr>
            <w:tcW w:w="4247" w:type="dxa"/>
          </w:tcPr>
          <w:p>
            <w:pPr>
              <w:jc w:val="center"/>
              <w:rPr>
                <w:ins w:id="2212" w:author="Claude" w:date="2026-10-05T00:00:00Z"/>
              </w:rPr>
            </w:pPr>
            <w:ins w:id="2213" w:author="Claude" w:date="2026-10-05T00:00:00Z">
              <w:r>
                <w:rPr>
                  <w:rFonts w:ascii="Times New Roman" w:hAnsi="Times New Roman" w:cs="Times New Roman"/>
                  <w:b/>
                  <w:bCs/>
                </w:rPr>
                <w:t xml:space="preserve">Rol</w:t>
              </w:r>
            </w:ins>
          </w:p>
        </w:tc>
        <w:tc>
          <w:tcPr>
            <w:tcW w:w="4247" w:type="dxa"/>
          </w:tcPr>
          <w:p>
            <w:pPr>
              <w:jc w:val="center"/>
              <w:rPr>
                <w:ins w:id="2214" w:author="Claude" w:date="2026-10-05T00:00:00Z"/>
              </w:rPr>
            </w:pPr>
            <w:ins w:id="2215" w:author="Claude" w:date="2026-10-05T00:00:00Z">
              <w:r>
                <w:rPr>
                  <w:rFonts w:ascii="Times New Roman" w:hAnsi="Times New Roman" w:cs="Times New Roman"/>
                  <w:b/>
                  <w:bCs/>
                </w:rPr>
                <w:t xml:space="preserve">Permisos</w:t>
              </w:r>
            </w:ins>
          </w:p>
        </w:tc>
      </w:tr>
      <w:tr w:rsidR="00FF6CA4" w:rsidRPr="00375954" w14:paraId="42CA67DB" w14:textId="77777777" w:rsidTr="0030154C">
        <w:trPr>
          <w:ins w:id="2221" w:author="Claude" w:date="2026-10-05T00:00:00Z"/>
        </w:trPr>
        <w:tc>
          <w:tcPr>
            <w:tcW w:w="4247" w:type="dxa"/>
          </w:tcPr>
          <w:p>
            <w:pPr>
              <w:jc w:val="center"/>
              <w:rPr>
                <w:ins w:id="2217" w:author="Claude" w:date="2026-10-05T00:00:00Z"/>
              </w:rPr>
            </w:pPr>
            <w:ins w:id="2218" w:author="Claude" w:date="2026-10-05T00:00:00Z">
              <w:r>
                <w:rPr>
                  <w:rFonts w:ascii="Times New Roman" w:hAnsi="Times New Roman" w:cs="Times New Roman"/>
                </w:rPr>
                <w:t xml:space="preserve">“Administrador”</w:t>
              </w:r>
            </w:ins>
          </w:p>
        </w:tc>
        <w:tc>
          <w:tcPr>
            <w:tcW w:w="4247" w:type="dxa"/>
          </w:tcPr>
          <w:p>
            <w:pPr>
              <w:jc w:val="center"/>
              <w:rPr>
                <w:ins w:id="2219" w:author="Claude" w:date="2026-10-05T00:00:00Z"/>
              </w:rPr>
            </w:pPr>
            <w:ins w:id="2220" w:author="Claude" w:date="2026-10-05T00:00:00Z">
              <w:r>
                <w:rPr>
                  <w:rFonts w:ascii="Times New Roman" w:hAnsi="Times New Roman" w:cs="Times New Roman"/>
                </w:rPr>
                <w:t xml:space="preserve">Gestion Usuarios, Adm Roles y Permisos, Gestion Idiomas, BackUp, Auditoria, Control Cambios, Recalcular DV</w:t>
              </w:r>
            </w:ins>
          </w:p>
        </w:tc>
      </w:tr>
      <w:tr w:rsidR="00FF6CA4" w:rsidRPr="00375954" w14:paraId="42CA67DB" w14:textId="77777777" w:rsidTr="0030154C">
        <w:trPr>
          <w:ins w:id="2226" w:author="Claude" w:date="2026-10-05T00:00:00Z"/>
        </w:trPr>
        <w:tc>
          <w:tcPr>
            <w:tcW w:w="4247" w:type="dxa"/>
          </w:tcPr>
          <w:p>
            <w:pPr>
              <w:jc w:val="center"/>
              <w:rPr>
                <w:ins w:id="2222" w:author="Claude" w:date="2026-10-05T00:00:00Z"/>
              </w:rPr>
            </w:pPr>
            <w:ins w:id="2223" w:author="Claude" w:date="2026-10-05T00:00:00Z">
              <w:r>
                <w:rPr>
                  <w:rFonts w:ascii="Times New Roman" w:hAnsi="Times New Roman" w:cs="Times New Roman"/>
                </w:rPr>
                <w:t xml:space="preserve">“Vendedor”</w:t>
              </w:r>
            </w:ins>
          </w:p>
        </w:tc>
        <w:tc>
          <w:tcPr>
            <w:tcW w:w="4247" w:type="dxa"/>
          </w:tcPr>
          <w:p>
            <w:pPr>
              <w:jc w:val="center"/>
              <w:rPr>
                <w:ins w:id="2224" w:author="Claude" w:date="2026-10-05T00:00:00Z"/>
              </w:rPr>
            </w:pPr>
            <w:ins w:id="2225" w:author="Claude" w:date="2026-10-05T00:00:00Z">
              <w:r>
                <w:rPr>
                  <w:rFonts w:ascii="Times New Roman" w:hAnsi="Times New Roman" w:cs="Times New Roman"/>
                </w:rPr>
                <w:t xml:space="preserve">Gestion Ventas, Consulta Ventas, Consulta Vales</w:t>
              </w:r>
            </w:ins>
          </w:p>
        </w:tc>
      </w:tr>
      <w:tr w:rsidR="00FF6CA4" w:rsidRPr="00375954" w14:paraId="42CA67DB" w14:textId="77777777" w:rsidTr="0030154C">
        <w:trPr>
          <w:ins w:id="2231" w:author="Claude" w:date="2026-10-05T00:00:00Z"/>
        </w:trPr>
        <w:tc>
          <w:tcPr>
            <w:tcW w:w="4247" w:type="dxa"/>
          </w:tcPr>
          <w:p>
            <w:pPr>
              <w:jc w:val="center"/>
              <w:rPr>
                <w:ins w:id="2227" w:author="Claude" w:date="2026-10-05T00:00:00Z"/>
              </w:rPr>
            </w:pPr>
            <w:ins w:id="2228" w:author="Claude" w:date="2026-10-05T00:00:00Z">
              <w:r>
                <w:rPr>
                  <w:rFonts w:ascii="Times New Roman" w:hAnsi="Times New Roman" w:cs="Times New Roman"/>
                </w:rPr>
                <w:t xml:space="preserve">“Cocinero”</w:t>
              </w:r>
            </w:ins>
          </w:p>
        </w:tc>
        <w:tc>
          <w:tcPr>
            <w:tcW w:w="4247" w:type="dxa"/>
          </w:tcPr>
          <w:p>
            <w:pPr>
              <w:jc w:val="center"/>
              <w:rPr>
                <w:ins w:id="2229" w:author="Claude" w:date="2026-10-05T00:00:00Z"/>
              </w:rPr>
            </w:pPr>
            <w:ins w:id="2230" w:author="Claude" w:date="2026-10-05T00:00:00Z">
              <w:r>
                <w:rPr>
                  <w:rFonts w:ascii="Times New Roman" w:hAnsi="Times New Roman" w:cs="Times New Roman"/>
                </w:rPr>
                <w:t xml:space="preserve">Gestion Comandas, Gestion Recetas</w:t>
              </w:r>
            </w:ins>
          </w:p>
        </w:tc>
      </w:tr>
      <w:tr w:rsidR="00FF6CA4" w:rsidRPr="00375954" w14:paraId="42CA67DB" w14:textId="77777777" w:rsidTr="0030154C">
        <w:trPr>
          <w:ins w:id="2236" w:author="Claude" w:date="2026-10-05T00:00:00Z"/>
        </w:trPr>
        <w:tc>
          <w:tcPr>
            <w:tcW w:w="4247" w:type="dxa"/>
          </w:tcPr>
          <w:p>
            <w:pPr>
              <w:jc w:val="center"/>
              <w:rPr>
                <w:ins w:id="2232" w:author="Claude" w:date="2026-10-05T00:00:00Z"/>
              </w:rPr>
            </w:pPr>
            <w:ins w:id="2233" w:author="Claude" w:date="2026-10-05T00:00:00Z">
              <w:r>
                <w:rPr>
                  <w:rFonts w:ascii="Times New Roman" w:hAnsi="Times New Roman" w:cs="Times New Roman"/>
                </w:rPr>
                <w:t xml:space="preserve">“Bartender”</w:t>
              </w:r>
            </w:ins>
          </w:p>
        </w:tc>
        <w:tc>
          <w:tcPr>
            <w:tcW w:w="4247" w:type="dxa"/>
          </w:tcPr>
          <w:p>
            <w:pPr>
              <w:jc w:val="center"/>
              <w:rPr>
                <w:ins w:id="2234" w:author="Claude" w:date="2026-10-05T00:00:00Z"/>
              </w:rPr>
            </w:pPr>
            <w:ins w:id="2235" w:author="Claude" w:date="2026-10-05T00:00:00Z">
              <w:r>
                <w:rPr>
                  <w:rFonts w:ascii="Times New Roman" w:hAnsi="Times New Roman" w:cs="Times New Roman"/>
                </w:rPr>
                <w:t xml:space="preserve">Gestion Entregas, Gestion Recetas, Consulta Vales</w:t>
              </w:r>
            </w:ins>
          </w:p>
        </w:tc>
      </w:tr>
      <w:tr w:rsidR="00FF6CA4" w:rsidRPr="00375954" w14:paraId="42CA67DB" w14:textId="77777777" w:rsidTr="0030154C">
        <w:trPr>
          <w:ins w:id="2241" w:author="Claude" w:date="2026-10-05T00:00:00Z"/>
        </w:trPr>
        <w:tc>
          <w:tcPr>
            <w:tcW w:w="4247" w:type="dxa"/>
          </w:tcPr>
          <w:p>
            <w:pPr>
              <w:jc w:val="center"/>
              <w:rPr>
                <w:ins w:id="2237" w:author="Claude" w:date="2026-10-05T00:00:00Z"/>
              </w:rPr>
            </w:pPr>
            <w:ins w:id="2238" w:author="Claude" w:date="2026-10-05T00:00:00Z">
              <w:r>
                <w:rPr>
                  <w:rFonts w:ascii="Times New Roman" w:hAnsi="Times New Roman" w:cs="Times New Roman"/>
                </w:rPr>
                <w:t xml:space="preserve">“Encargado de Stock”</w:t>
              </w:r>
            </w:ins>
          </w:p>
        </w:tc>
        <w:tc>
          <w:tcPr>
            <w:tcW w:w="4247" w:type="dxa"/>
          </w:tcPr>
          <w:p>
            <w:pPr>
              <w:jc w:val="center"/>
              <w:rPr>
                <w:ins w:id="2239" w:author="Claude" w:date="2026-10-05T00:00:00Z"/>
              </w:rPr>
            </w:pPr>
            <w:ins w:id="2240" w:author="Claude" w:date="2026-10-05T00:00:00Z">
              <w:r>
                <w:rPr>
                  <w:rFonts w:ascii="Times New Roman" w:hAnsi="Times New Roman" w:cs="Times New Roman"/>
                </w:rPr>
                <w:t xml:space="preserve">Gestion Insumos, Ver Stock Bajo, Gestion Proveedores, Gestion Ordenes Compra, Registrar Recepcion, Consulta Compras</w:t>
              </w:r>
            </w:ins>
          </w:p>
        </w:tc>
      </w:tr>
      <w:tr w:rsidR="00FF6CA4" w:rsidRPr="00375954" w14:paraId="42CA67DB" w14:textId="77777777" w:rsidTr="0030154C">
        <w:trPr>
          <w:ins w:id="2246" w:author="Claude" w:date="2026-10-05T00:00:00Z"/>
        </w:trPr>
        <w:tc>
          <w:tcPr>
            <w:tcW w:w="4247" w:type="dxa"/>
          </w:tcPr>
          <w:p>
            <w:pPr>
              <w:jc w:val="center"/>
              <w:rPr>
                <w:ins w:id="2242" w:author="Claude" w:date="2026-10-05T00:00:00Z"/>
              </w:rPr>
            </w:pPr>
            <w:ins w:id="2243" w:author="Claude" w:date="2026-10-05T00:00:00Z">
              <w:r>
                <w:rPr>
                  <w:rFonts w:ascii="Times New Roman" w:hAnsi="Times New Roman" w:cs="Times New Roman"/>
                </w:rPr>
                <w:t xml:space="preserve">“Dueño”</w:t>
              </w:r>
            </w:ins>
          </w:p>
        </w:tc>
        <w:tc>
          <w:tcPr>
            <w:tcW w:w="4247" w:type="dxa"/>
          </w:tcPr>
          <w:p>
            <w:pPr>
              <w:jc w:val="center"/>
              <w:rPr>
                <w:ins w:id="2244" w:author="Claude" w:date="2026-10-05T00:00:00Z"/>
              </w:rPr>
            </w:pPr>
            <w:ins w:id="2245" w:author="Claude" w:date="2026-10-05T00:00:00Z">
              <w:r>
                <w:rPr>
                  <w:rFonts w:ascii="Times New Roman" w:hAnsi="Times New Roman" w:cs="Times New Roman"/>
                </w:rPr>
                <w:t xml:space="preserve">Gestion Productos, Gestion Insumos, Gestion Recetas, Consulta Ventas, Consulta Vales, Ver Stock Bajo, Aprobar Ordenes Compra, Registrar Pagos, Consulta Compras, Control Cambios</w:t>
              </w:r>
            </w:ins>
          </w:p>
        </w:tc>
      </w:tr>
    </w:tbl>
    <w:p>
      <w:pPr>
        <w:pStyle w:val="font-claude-response-body"/>
        <w:rPr>
          <w:ins w:id="2247" w:author="Claude" w:date="2026-10-05T00:00:00Z"/>
        </w:rPr>
      </w:pPr>
    </w:p>
    <w:p w14:paraId="52979D9A" w14:textId="77777777" w:rsidR="00CE13F7" w:rsidRPr="00763DD2" w:rsidRDefault="00CE13F7" w:rsidP="00763DD2">
      <w:pPr>
        <w:rPr>
          <w:rFonts w:ascii="Times New Roman" w:hAnsi="Times New Roman" w:cs="Times New Roman"/>
          <w:b/>
          <w:bCs/>
        </w:rPr>
      </w:pPr>
      <w:r>
        <w:rPr>
          <w:rFonts w:ascii="Times New Roman" w:hAnsi="Times New Roman" w:cs="Times New Roman"/>
          <w:b/>
          <w:bCs/>
        </w:rPr>
        <w:t xml:space="preserve">Usuarios de prueba cargados en sistema | Base de Datos:</w:t>
      </w:r>
    </w:p>
    <w:p w14:paraId="1D85FC7B" w14:textId="77777777" w:rsidR="00763DD2" w:rsidRPr="00763DD2" w:rsidRDefault="00C63AF2">
      <w:pPr>
        <w:pStyle w:val="Prrafodelista"/>
        <w:numPr>
          <w:ilvl w:val="0"/>
          <w:numId w:val="15"/>
        </w:numPr>
        <w:rPr>
          <w:del w:id="2253" w:author="Claude" w:date="2026-10-05T00:00:00Z"/>
          <w:rFonts w:ascii="Times New Roman" w:hAnsi="Times New Roman" w:cs="Times New Roman"/>
        </w:rPr>
      </w:pPr>
      <w:del w:id="2248" w:author="Claude" w:date="2026-10-05T00:00:00Z">
        <w:r>
          <w:rPr>
            <w:rFonts w:ascii="Times New Roman" w:hAnsi="Times New Roman" w:cs="Times New Roman"/>
            <w:b/>
            <w:bCs/>
          </w:rPr>
          <w:delText>Usuario 1</w:delText>
        </w:r>
      </w:del>
      <w:del w:id="2249" w:author="Claude" w:date="2026-10-05T00:00:00Z">
        <w:r>
          <w:rPr>
            <w:rFonts w:ascii="Times New Roman" w:hAnsi="Times New Roman" w:cs="Times New Roman"/>
          </w:rPr>
          <w:delText xml:space="preserve"> = Rol Administrador &gt;&gt; </w:delText>
        </w:r>
      </w:del>
      <w:hyperlink r:id="rId54" w:history="1">
        <w:del w:id="2250" w:author="Claude" w:date="2026-10-05T00:00:00Z">
          <w:r>
            <w:rPr>
              <w:rStyle w:val="Hipervnculo"/>
              <w:rFonts w:ascii="Times New Roman" w:hAnsi="Times New Roman" w:cs="Times New Roman"/>
            </w:rPr>
            <w:delText>test@test.com</w:delText>
          </w:r>
        </w:del>
      </w:hyperlink>
      <w:del w:id="2251" w:author="Claude" w:date="2026-10-05T00:00:00Z">
        <w:r>
          <w:rPr>
            <w:rFonts w:ascii="Times New Roman" w:hAnsi="Times New Roman" w:cs="Times New Roman"/>
          </w:rPr>
          <w:delText xml:space="preserve">     contraseña: </w:delText>
        </w:r>
      </w:del>
      <w:del w:id="2252" w:author="Claude" w:date="2026-10-05T00:00:00Z">
        <w:r>
          <w:rPr>
            <w:rFonts w:ascii="Times New Roman" w:hAnsi="Times New Roman" w:cs="Times New Roman"/>
            <w:color w:val="0017C0"/>
          </w:rPr>
          <w:delText>test</w:delText>
        </w:r>
      </w:del>
    </w:p>
    <w:p w14:paraId="3833C4DD" w14:textId="77777777" w:rsidR="00C63AF2" w:rsidRPr="007F7D5A" w:rsidRDefault="00C63AF2">
      <w:pPr>
        <w:pStyle w:val="Prrafodelista"/>
        <w:numPr>
          <w:ilvl w:val="0"/>
          <w:numId w:val="15"/>
        </w:numPr>
        <w:rPr>
          <w:del w:id="2259" w:author="Claude" w:date="2026-10-05T00:00:00Z"/>
          <w:rFonts w:ascii="Times New Roman" w:hAnsi="Times New Roman" w:cs="Times New Roman"/>
        </w:rPr>
      </w:pPr>
      <w:del w:id="2254" w:author="Claude" w:date="2026-10-05T00:00:00Z">
        <w:r>
          <w:rPr>
            <w:rFonts w:ascii="Times New Roman" w:hAnsi="Times New Roman" w:cs="Times New Roman"/>
            <w:b/>
            <w:bCs/>
          </w:rPr>
          <w:delText>Usuario 2</w:delText>
        </w:r>
      </w:del>
      <w:del w:id="2255" w:author="Claude" w:date="2026-10-05T00:00:00Z">
        <w:r>
          <w:rPr>
            <w:rFonts w:ascii="Times New Roman" w:hAnsi="Times New Roman" w:cs="Times New Roman"/>
          </w:rPr>
          <w:delText xml:space="preserve"> = Rol Cliente &gt;&gt; </w:delText>
        </w:r>
      </w:del>
      <w:hyperlink r:id="rId55" w:history="1">
        <w:del w:id="2256" w:author="Claude" w:date="2026-10-05T00:00:00Z">
          <w:r>
            <w:rPr>
              <w:rStyle w:val="Hipervnculo"/>
              <w:rFonts w:ascii="Times New Roman" w:hAnsi="Times New Roman" w:cs="Times New Roman"/>
            </w:rPr>
            <w:delText>mario@cajal.com</w:delText>
          </w:r>
        </w:del>
      </w:hyperlink>
      <w:del w:id="2257" w:author="Claude" w:date="2026-10-05T00:00:00Z">
        <w:r>
          <w:rPr>
            <w:rFonts w:ascii="Times New Roman" w:hAnsi="Times New Roman" w:cs="Times New Roman"/>
          </w:rPr>
          <w:delText xml:space="preserve"> contraseña: </w:delText>
        </w:r>
      </w:del>
      <w:del w:id="2258" w:author="Claude" w:date="2026-10-05T00:00:00Z">
        <w:r>
          <w:rPr>
            <w:rFonts w:ascii="Times New Roman" w:hAnsi="Times New Roman" w:cs="Times New Roman"/>
            <w:color w:val="0017C0"/>
          </w:rPr>
          <w:delText>river</w:delText>
        </w:r>
      </w:del>
    </w:p>
    <w:p w14:paraId="35142562" w14:textId="77777777" w:rsidR="007F7D5A" w:rsidRPr="00763DD2" w:rsidRDefault="007F7D5A">
      <w:pPr>
        <w:pStyle w:val="Prrafodelista"/>
        <w:numPr>
          <w:ilvl w:val="0"/>
          <w:numId w:val="15"/>
        </w:numPr>
        <w:rPr>
          <w:del w:id="2265" w:author="Claude" w:date="2026-10-05T00:00:00Z"/>
          <w:rFonts w:ascii="Times New Roman" w:hAnsi="Times New Roman" w:cs="Times New Roman"/>
        </w:rPr>
      </w:pPr>
      <w:del w:id="2260" w:author="Claude" w:date="2026-10-05T00:00:00Z">
        <w:r>
          <w:rPr>
            <w:rFonts w:ascii="Times New Roman" w:hAnsi="Times New Roman" w:cs="Times New Roman"/>
            <w:b/>
            <w:bCs/>
          </w:rPr>
          <w:delText xml:space="preserve">Usuario 3 </w:delText>
        </w:r>
      </w:del>
      <w:del w:id="2261" w:author="Claude" w:date="2026-10-05T00:00:00Z">
        <w:r>
          <w:rPr>
            <w:rFonts w:ascii="Times New Roman" w:hAnsi="Times New Roman" w:cs="Times New Roman"/>
          </w:rPr>
          <w:delText xml:space="preserve">=                    &gt;&gt; </w:delText>
        </w:r>
      </w:del>
      <w:hyperlink r:id="rId56" w:history="1">
        <w:del w:id="2262" w:author="Claude" w:date="2026-10-05T00:00:00Z">
          <w:r>
            <w:rPr>
              <w:rStyle w:val="Hipervnculo"/>
              <w:rFonts w:ascii="Times New Roman" w:hAnsi="Times New Roman" w:cs="Times New Roman"/>
            </w:rPr>
            <w:delText>seba@fernandez.com</w:delText>
          </w:r>
        </w:del>
      </w:hyperlink>
      <w:del w:id="2263" w:author="Claude" w:date="2026-10-05T00:00:00Z">
        <w:r>
          <w:rPr>
            <w:rFonts w:ascii="Times New Roman" w:hAnsi="Times New Roman" w:cs="Times New Roman"/>
          </w:rPr>
          <w:delText xml:space="preserve"> contraseña: </w:delText>
        </w:r>
      </w:del>
      <w:del w:id="2264" w:author="Claude" w:date="2026-10-05T00:00:00Z">
        <w:r>
          <w:rPr>
            <w:rFonts w:ascii="Times New Roman" w:hAnsi="Times New Roman" w:cs="Times New Roman"/>
            <w:color w:val="0017C0"/>
          </w:rPr>
          <w:delText>rojoave</w:delText>
        </w:r>
      </w:del>
    </w:p>
    <w:p>
      <w:pPr>
        <w:pStyle w:val="font-claude-response-body"/>
        <w:numPr>
          <w:ilvl w:val="0"/>
          <w:numId w:val="14"/>
        </w:numPr>
        <w:rPr>
          <w:ins w:id="2266" w:author="Claude" w:date="2026-10-05T00:00:00Z"/>
        </w:rPr>
      </w:pPr>
      <w:ins w:id="2267" w:author="Claude" w:date="2026-10-05T00:00:00Z">
        <w:r>
          <w:rPr>
            <w:color w:val="000000"/>
          </w:rPr>
          <w:t xml:space="preserve">Hay un usuario de prueba por cada rol (Administrador, Vendedor, Cocinero, Bartender, Encargado de Stock y Dueño). Las credenciales no se incluyen en este documento.</w:t>
        </w:r>
      </w:ins>
    </w:p>
    <w:p w14:paraId="60EAE4EF" w14:textId="77777777" w:rsidR="00A77329" w:rsidRDefault="00A77329" w:rsidP="00A77329">
      <w:pPr>
        <w:pStyle w:val="Ttulo2"/>
        <w:rPr>
          <w:rFonts w:ascii="Times New Roman" w:eastAsia="Times New Roman" w:hAnsi="Times New Roman" w:cs="Times New Roman"/>
          <w:sz w:val="30"/>
          <w:szCs w:val="30"/>
        </w:rPr>
      </w:pPr>
      <w:bookmarkStart w:id="116" w:name="_Toc232509048"/>
      <w:bookmarkStart w:id="117" w:name="_Toc241023303"/>
      <w:r>
        <w:rPr>
          <w:rFonts w:ascii="Times New Roman" w:eastAsia="Times New Roman" w:hAnsi="Times New Roman" w:cs="Times New Roman"/>
          <w:sz w:val="30"/>
          <w:szCs w:val="30"/>
        </w:rPr>
        <w:lastRenderedPageBreak/>
        <w:t>T04.2 Diagrama de Clases</w:t>
      </w:r>
      <w:bookmarkEnd w:id="116"/>
      <w:bookmarkEnd w:id="117"/>
    </w:p>
    <w:p w14:paraId="2E5D97D7" w14:textId="77777777" w:rsidR="000D192E" w:rsidRPr="000D192E" w:rsidRDefault="00A5373C" w:rsidP="000D192E">
      <w:r>
        <w:rPr>
          <w:noProof/>
        </w:rPr>
        <w:drawing>
          <wp:inline distT="0" distB="0" distL="0" distR="0" wp14:anchorId="57332FE6" wp14:editId="414B232C">
            <wp:extent cx="6427311" cy="2971800"/>
            <wp:effectExtent l="0" t="0" r="0" b="0"/>
            <wp:docPr id="13934726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31927" cy="2973934"/>
                    </a:xfrm>
                    <a:prstGeom prst="rect">
                      <a:avLst/>
                    </a:prstGeom>
                    <a:noFill/>
                    <a:ln>
                      <a:noFill/>
                    </a:ln>
                  </pic:spPr>
                </pic:pic>
              </a:graphicData>
            </a:graphic>
          </wp:inline>
        </w:drawing>
      </w:r>
    </w:p>
    <w:p w14:paraId="5796E5FA" w14:textId="77777777" w:rsidR="00A77329" w:rsidRDefault="00A77329" w:rsidP="00A77329">
      <w:pPr>
        <w:pStyle w:val="Ttulo2"/>
        <w:rPr>
          <w:rFonts w:ascii="Times New Roman" w:eastAsia="Times New Roman" w:hAnsi="Times New Roman" w:cs="Times New Roman"/>
          <w:sz w:val="30"/>
          <w:szCs w:val="30"/>
        </w:rPr>
      </w:pPr>
      <w:bookmarkStart w:id="118" w:name="_Toc232509049"/>
      <w:bookmarkStart w:id="119" w:name="_Toc241023304"/>
      <w:r>
        <w:rPr>
          <w:rFonts w:ascii="Times New Roman" w:eastAsia="Times New Roman" w:hAnsi="Times New Roman" w:cs="Times New Roman"/>
          <w:sz w:val="30"/>
          <w:szCs w:val="30"/>
        </w:rPr>
        <w:lastRenderedPageBreak/>
        <w:t>T04.3 Der</w:t>
      </w:r>
      <w:bookmarkEnd w:id="118"/>
      <w:bookmarkEnd w:id="119"/>
    </w:p>
    <w:p w14:paraId="53017D9D" w14:textId="77777777" w:rsidR="00602137" w:rsidRPr="00602137" w:rsidRDefault="00A5373C" w:rsidP="00602137">
      <w:r>
        <w:rPr>
          <w:noProof/>
        </w:rPr>
        <w:drawing>
          <wp:inline distT="0" distB="0" distL="0" distR="0" wp14:anchorId="54890A72" wp14:editId="51725C88">
            <wp:extent cx="3589020" cy="6934200"/>
            <wp:effectExtent l="0" t="0" r="0" b="0"/>
            <wp:docPr id="122931086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89020" cy="6934200"/>
                    </a:xfrm>
                    <a:prstGeom prst="rect">
                      <a:avLst/>
                    </a:prstGeom>
                    <a:noFill/>
                    <a:ln>
                      <a:noFill/>
                    </a:ln>
                  </pic:spPr>
                </pic:pic>
              </a:graphicData>
            </a:graphic>
          </wp:inline>
        </w:drawing>
      </w:r>
    </w:p>
    <w:p w14:paraId="7B3CC90C" w14:textId="77777777" w:rsidR="00810510" w:rsidRDefault="00A77329" w:rsidP="00810510">
      <w:pPr>
        <w:pStyle w:val="Ttulo2"/>
        <w:rPr>
          <w:rFonts w:ascii="Times New Roman" w:eastAsia="Times New Roman" w:hAnsi="Times New Roman" w:cs="Times New Roman"/>
          <w:sz w:val="30"/>
          <w:szCs w:val="30"/>
        </w:rPr>
      </w:pPr>
      <w:bookmarkStart w:id="120" w:name="_Toc232509050"/>
      <w:bookmarkStart w:id="121" w:name="_Toc241023305"/>
      <w:r>
        <w:rPr>
          <w:rFonts w:ascii="Times New Roman" w:eastAsia="Times New Roman" w:hAnsi="Times New Roman" w:cs="Times New Roman"/>
          <w:sz w:val="30"/>
          <w:szCs w:val="30"/>
        </w:rPr>
        <w:lastRenderedPageBreak/>
        <w:t>T04.4 Pantalla UI</w:t>
      </w:r>
      <w:bookmarkEnd w:id="120"/>
      <w:bookmarkEnd w:id="121"/>
    </w:p>
    <w:p w14:paraId="65F9C978" w14:textId="77777777" w:rsidR="00776522" w:rsidRPr="00810510" w:rsidRDefault="00425642" w:rsidP="00810510">
      <w:r>
        <w:rPr>
          <w:noProof/>
        </w:rPr>
        <w:drawing>
          <wp:inline distT="0" distB="0" distL="0" distR="0" wp14:anchorId="1815D472" wp14:editId="18630D6C">
            <wp:extent cx="5400040" cy="2770505"/>
            <wp:effectExtent l="0" t="0" r="0" b="0"/>
            <wp:docPr id="158937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2602" name=""/>
                    <pic:cNvPicPr/>
                  </pic:nvPicPr>
                  <pic:blipFill>
                    <a:blip r:embed="rId59"/>
                    <a:stretch>
                      <a:fillRect/>
                    </a:stretch>
                  </pic:blipFill>
                  <pic:spPr>
                    <a:xfrm>
                      <a:off x="0" y="0"/>
                      <a:ext cx="5400040" cy="2770505"/>
                    </a:xfrm>
                    <a:prstGeom prst="rect">
                      <a:avLst/>
                    </a:prstGeom>
                  </pic:spPr>
                </pic:pic>
              </a:graphicData>
            </a:graphic>
          </wp:inline>
        </w:drawing>
      </w:r>
    </w:p>
    <w:p w14:paraId="3AB2E107" w14:textId="77777777" w:rsidR="00A77329" w:rsidRDefault="00A77329" w:rsidP="00A77329">
      <w:pPr>
        <w:pStyle w:val="Ttulo1"/>
        <w:rPr>
          <w:rFonts w:ascii="Times New Roman" w:eastAsia="Times New Roman" w:hAnsi="Times New Roman" w:cs="Times New Roman"/>
        </w:rPr>
      </w:pPr>
      <w:bookmarkStart w:id="122" w:name="_Toc232509056"/>
      <w:bookmarkStart w:id="123" w:name="_Toc241023306"/>
      <w:r>
        <w:rPr>
          <w:rFonts w:ascii="Times New Roman" w:eastAsia="Times New Roman" w:hAnsi="Times New Roman" w:cs="Times New Roman"/>
        </w:rPr>
        <w:t>T05. GESTIÓN DE MÚLTIPLES IDIOMAS</w:t>
      </w:r>
      <w:bookmarkEnd w:id="122"/>
      <w:bookmarkEnd w:id="123"/>
    </w:p>
    <w:p w14:paraId="7B6F9A9D" w14:textId="77777777" w:rsidR="00A77329" w:rsidRPr="00A77329" w:rsidRDefault="00A77329" w:rsidP="00A77329">
      <w:pPr>
        <w:pStyle w:val="Ttulo2"/>
        <w:rPr>
          <w:rFonts w:ascii="Times New Roman" w:eastAsia="Times New Roman" w:hAnsi="Times New Roman" w:cs="Times New Roman"/>
          <w:sz w:val="30"/>
          <w:szCs w:val="30"/>
        </w:rPr>
      </w:pPr>
      <w:bookmarkStart w:id="124" w:name="_Toc232509057"/>
      <w:bookmarkStart w:id="125" w:name="_Toc241023307"/>
      <w:r>
        <w:rPr>
          <w:rFonts w:ascii="Times New Roman" w:eastAsia="Times New Roman" w:hAnsi="Times New Roman" w:cs="Times New Roman"/>
          <w:sz w:val="30"/>
          <w:szCs w:val="30"/>
        </w:rPr>
        <w:t>T05.1 Objetivo General</w:t>
      </w:r>
      <w:bookmarkEnd w:id="124"/>
      <w:bookmarkEnd w:id="125"/>
    </w:p>
    <w:p w14:paraId="038B6769" w14:textId="77777777" w:rsidR="0069561F" w:rsidRDefault="0069561F">
      <w:pPr>
        <w:rPr>
          <w:rFonts w:ascii="Times New Roman" w:eastAsia="Times New Roman" w:hAnsi="Times New Roman" w:cs="Times New Roman"/>
        </w:rPr>
      </w:pPr>
      <w:r>
        <w:rPr>
          <w:rFonts w:ascii="Times New Roman" w:eastAsia="Times New Roman" w:hAnsi="Times New Roman" w:cs="Times New Roman"/>
        </w:rPr>
        <w:t xml:space="preserve">El objetivo es proporcionar una experiencia de usuario completamente multilingüe y dinámica, permitiendo que las interfaces del sistema se adapten en tiempo real al idioma seleccionado por el usuario. </w:t>
      </w:r>
    </w:p>
    <w:p w14:paraId="160AC9B0" w14:textId="77777777" w:rsidR="0069561F" w:rsidRDefault="0069561F">
      <w:pPr>
        <w:rPr>
          <w:rFonts w:ascii="Times New Roman" w:eastAsia="Times New Roman" w:hAnsi="Times New Roman" w:cs="Times New Roman"/>
        </w:rPr>
      </w:pPr>
      <w:r>
        <w:rPr>
          <w:rFonts w:ascii="Times New Roman" w:eastAsia="Times New Roman" w:hAnsi="Times New Roman" w:cs="Times New Roman"/>
        </w:rPr>
        <w:t xml:space="preserve">Utilizando el patrón Observer, cada componente visual que contenga leyendas o títulos se suscribirá a los cambios de idioma garantizando que, al realizar una modificación, todas las interfaces se actualicen automáticamente sin necesidad de reiniciar la aplicación o recargar formularios. Esto mejora significativamente la usabilidad y accesibilidad del sistema, especialmente en entornos donde interactúan usuarios con diferentes lenguas.</w:t>
      </w:r>
    </w:p>
    <w:p w14:paraId="36E834A9" w14:textId="77777777" w:rsidR="007047D8" w:rsidRDefault="007047D8">
      <w:pPr>
        <w:rPr>
          <w:rFonts w:ascii="Times New Roman" w:hAnsi="Times New Roman" w:cs="Times New Roman"/>
        </w:rPr>
      </w:pPr>
      <w:r>
        <w:rPr>
          <w:rFonts w:ascii="Times New Roman" w:hAnsi="Times New Roman" w:cs="Times New Roman"/>
        </w:rPr>
        <w:t xml:space="preserve">Para lo mencionado anteriormente hacemos uso del Patrón Observer.</w:t>
      </w:r>
    </w:p>
    <w:p w14:paraId="05391B6D" w14:textId="77777777" w:rsidR="003C3CDF" w:rsidRPr="003C3CDF" w:rsidRDefault="003C3CDF" w:rsidP="003C3CDF">
      <w:pPr>
        <w:pStyle w:val="Ttulo2"/>
        <w:rPr>
          <w:rFonts w:ascii="Times New Roman" w:eastAsia="Times New Roman" w:hAnsi="Times New Roman" w:cs="Times New Roman"/>
          <w:sz w:val="30"/>
          <w:szCs w:val="30"/>
        </w:rPr>
      </w:pPr>
      <w:bookmarkStart w:id="126" w:name="_Toc241023308"/>
      <w:bookmarkStart w:id="127" w:name="_Toc232509058"/>
      <w:r>
        <w:rPr>
          <w:rFonts w:ascii="Times New Roman" w:eastAsia="Times New Roman" w:hAnsi="Times New Roman" w:cs="Times New Roman"/>
          <w:sz w:val="30"/>
          <w:szCs w:val="30"/>
        </w:rPr>
        <w:lastRenderedPageBreak/>
        <w:t>T05.2 Diagrama de Clases</w:t>
      </w:r>
      <w:bookmarkEnd w:id="126"/>
      <w:r>
        <w:rPr>
          <w:rFonts w:ascii="Times New Roman" w:eastAsia="Times New Roman" w:hAnsi="Times New Roman" w:cs="Times New Roman"/>
          <w:sz w:val="30"/>
          <w:szCs w:val="30"/>
        </w:rPr>
        <w:t xml:space="preserve"> </w:t>
      </w:r>
      <w:bookmarkEnd w:id="127"/>
    </w:p>
    <w:p w14:paraId="7ADDEAE1" w14:textId="77777777" w:rsidR="003C3CDF" w:rsidRDefault="00A5373C">
      <w:pPr>
        <w:rPr>
          <w:rFonts w:ascii="Times New Roman" w:hAnsi="Times New Roman" w:cs="Times New Roman"/>
        </w:rPr>
      </w:pPr>
      <w:r>
        <w:rPr>
          <w:rFonts w:ascii="Times New Roman" w:hAnsi="Times New Roman" w:cs="Times New Roman"/>
          <w:noProof/>
        </w:rPr>
        <w:drawing>
          <wp:inline distT="0" distB="0" distL="0" distR="0" wp14:anchorId="529C1222" wp14:editId="2075E4A9">
            <wp:extent cx="5400040" cy="3038475"/>
            <wp:effectExtent l="0" t="0" r="0" b="9525"/>
            <wp:docPr id="84881080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3038475"/>
                    </a:xfrm>
                    <a:prstGeom prst="rect">
                      <a:avLst/>
                    </a:prstGeom>
                    <a:noFill/>
                    <a:ln>
                      <a:noFill/>
                    </a:ln>
                  </pic:spPr>
                </pic:pic>
              </a:graphicData>
            </a:graphic>
          </wp:inline>
        </w:drawing>
      </w:r>
    </w:p>
    <w:p w14:paraId="2E88A21D" w14:textId="77777777" w:rsidR="003C3CDF" w:rsidRPr="003C3CDF" w:rsidRDefault="003C3CDF" w:rsidP="003C3CDF">
      <w:pPr>
        <w:pStyle w:val="Ttulo2"/>
        <w:rPr>
          <w:rFonts w:ascii="Times New Roman" w:eastAsia="Times New Roman" w:hAnsi="Times New Roman" w:cs="Times New Roman"/>
          <w:sz w:val="30"/>
          <w:szCs w:val="30"/>
        </w:rPr>
      </w:pPr>
      <w:bookmarkStart w:id="128" w:name="_Toc232509059"/>
      <w:bookmarkStart w:id="129" w:name="_Toc241023309"/>
      <w:r>
        <w:rPr>
          <w:rFonts w:ascii="Times New Roman" w:eastAsia="Times New Roman" w:hAnsi="Times New Roman" w:cs="Times New Roman"/>
          <w:sz w:val="30"/>
          <w:szCs w:val="30"/>
        </w:rPr>
        <w:lastRenderedPageBreak/>
        <w:t>T05.3 Der</w:t>
      </w:r>
      <w:bookmarkEnd w:id="128"/>
      <w:bookmarkEnd w:id="129"/>
    </w:p>
    <w:p w14:paraId="4AC00D6C" w14:textId="77777777" w:rsidR="003C3CDF" w:rsidRPr="007047D8" w:rsidRDefault="00A5373C">
      <w:pPr>
        <w:rPr>
          <w:rFonts w:ascii="Times New Roman" w:hAnsi="Times New Roman" w:cs="Times New Roman"/>
        </w:rPr>
      </w:pPr>
      <w:r>
        <w:rPr>
          <w:rFonts w:ascii="Times New Roman" w:hAnsi="Times New Roman" w:cs="Times New Roman"/>
          <w:noProof/>
        </w:rPr>
        <w:drawing>
          <wp:inline distT="0" distB="0" distL="0" distR="0" wp14:anchorId="681956B0" wp14:editId="33246E76">
            <wp:extent cx="3749040" cy="3855720"/>
            <wp:effectExtent l="0" t="0" r="3810" b="0"/>
            <wp:docPr id="119562817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49040" cy="3855720"/>
                    </a:xfrm>
                    <a:prstGeom prst="rect">
                      <a:avLst/>
                    </a:prstGeom>
                    <a:noFill/>
                    <a:ln>
                      <a:noFill/>
                    </a:ln>
                  </pic:spPr>
                </pic:pic>
              </a:graphicData>
            </a:graphic>
          </wp:inline>
        </w:drawing>
      </w:r>
    </w:p>
    <w:p w14:paraId="44CFCEBC" w14:textId="77777777" w:rsidR="0069561F" w:rsidRDefault="0069561F" w:rsidP="0069561F">
      <w:pPr>
        <w:pStyle w:val="Ttulo2"/>
        <w:rPr>
          <w:rFonts w:ascii="Times New Roman" w:eastAsia="Times New Roman" w:hAnsi="Times New Roman" w:cs="Times New Roman"/>
          <w:sz w:val="30"/>
          <w:szCs w:val="30"/>
        </w:rPr>
      </w:pPr>
      <w:bookmarkStart w:id="130" w:name="_Toc232509060"/>
      <w:bookmarkStart w:id="131" w:name="_Toc241023310"/>
      <w:r>
        <w:rPr>
          <w:rFonts w:ascii="Times New Roman" w:eastAsia="Times New Roman" w:hAnsi="Times New Roman" w:cs="Times New Roman"/>
          <w:sz w:val="30"/>
          <w:szCs w:val="30"/>
        </w:rPr>
        <w:t>T05.4 CU009 Cambiar Idioma</w:t>
      </w:r>
      <w:bookmarkEnd w:id="130"/>
      <w:bookmarkEnd w:id="131"/>
    </w:p>
    <w:p w14:paraId="733AEEB7" w14:textId="77777777" w:rsidR="00925FE5" w:rsidRPr="003C3CDF" w:rsidRDefault="00925FE5" w:rsidP="00ED3E6F">
      <w:pPr>
        <w:pStyle w:val="Ttulo3"/>
        <w:rPr>
          <w:rFonts w:ascii="Times New Roman" w:eastAsia="Times New Roman" w:hAnsi="Times New Roman" w:cs="Times New Roman"/>
        </w:rPr>
      </w:pPr>
      <w:bookmarkStart w:id="132" w:name="_Toc232509061"/>
      <w:bookmarkStart w:id="133" w:name="_Toc241023311"/>
      <w:r>
        <w:rPr>
          <w:rFonts w:ascii="Times New Roman" w:eastAsia="Times New Roman" w:hAnsi="Times New Roman" w:cs="Times New Roman"/>
        </w:rPr>
        <w:t>T05.4.1 Especificación CU</w:t>
      </w:r>
      <w:bookmarkEnd w:id="132"/>
      <w:bookmarkEnd w:id="133"/>
    </w:p>
    <w:p w14:paraId="36E4DC51" w14:textId="77777777" w:rsidR="00F44AFA" w:rsidRDefault="00773296" w:rsidP="00925FE5">
      <w:r>
        <w:rPr>
          <w:noProof/>
        </w:rPr>
        <w:drawing>
          <wp:inline distT="0" distB="0" distL="0" distR="0" wp14:anchorId="48E0AD83" wp14:editId="24BB6EE6">
            <wp:extent cx="2194560" cy="1554480"/>
            <wp:effectExtent l="0" t="0" r="0" b="7620"/>
            <wp:docPr id="17090305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94560" cy="1554480"/>
                    </a:xfrm>
                    <a:prstGeom prst="rect">
                      <a:avLst/>
                    </a:prstGeom>
                    <a:noFill/>
                    <a:ln>
                      <a:noFill/>
                    </a:ln>
                  </pic:spPr>
                </pic:pic>
              </a:graphicData>
            </a:graphic>
          </wp:inline>
        </w:drawing>
      </w:r>
    </w:p>
    <w:tbl>
      <w:tblPr>
        <w:tblW w:w="8505" w:type="dxa"/>
        <w:tblLayout w:type="fixed"/>
        <w:tblLook w:val="0400" w:firstRow="0" w:lastRow="0" w:firstColumn="0" w:lastColumn="0" w:noHBand="0" w:noVBand="1"/>
      </w:tblPr>
      <w:tblGrid>
        <w:gridCol w:w="8505"/>
      </w:tblGrid>
      <w:tr w:rsidR="00F44AFA" w:rsidRPr="00F44AFA" w14:paraId="591B524F" w14:textId="77777777" w:rsidTr="00F363F3">
        <w:trPr>
          <w:trHeight w:val="371"/>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04E4D064" w14:textId="77777777" w:rsidR="00F44AFA" w:rsidRPr="00F44AFA" w:rsidRDefault="00800C44" w:rsidP="00F44AFA">
            <w:pPr>
              <w:spacing w:line="240" w:lineRule="auto"/>
              <w:rPr>
                <w:rFonts w:asciiTheme="majorBidi" w:hAnsiTheme="majorBidi" w:cstheme="majorBidi"/>
              </w:rPr>
            </w:pPr>
            <w:r>
              <w:rPr>
                <w:rFonts w:asciiTheme="majorBidi" w:hAnsiTheme="majorBidi" w:cstheme="majorBidi"/>
                <w:b/>
                <w:bCs/>
              </w:rPr>
              <w:t xml:space="preserve">ID Y NOMBRE: </w:t>
            </w:r>
            <w:r>
              <w:rPr>
                <w:rFonts w:asciiTheme="majorBidi" w:hAnsiTheme="majorBidi" w:cstheme="majorBidi"/>
              </w:rPr>
              <w:t>CU 009 – Cambiar Idioma</w:t>
            </w:r>
          </w:p>
        </w:tc>
      </w:tr>
      <w:tr w:rsidR="00F44AFA" w:rsidRPr="00F44AFA" w14:paraId="70F6E69B" w14:textId="77777777" w:rsidTr="00F363F3">
        <w:trPr>
          <w:trHeight w:val="371"/>
        </w:trPr>
        <w:tc>
          <w:tcPr>
            <w:tcW w:w="8505"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08319391" w14:textId="77777777" w:rsidR="00F44AFA" w:rsidRPr="00F44AFA" w:rsidRDefault="00F44AFA" w:rsidP="00F44AFA">
            <w:pPr>
              <w:spacing w:line="240" w:lineRule="auto"/>
              <w:rPr>
                <w:rFonts w:asciiTheme="majorBidi" w:hAnsiTheme="majorBidi" w:cstheme="majorBidi"/>
              </w:rPr>
            </w:pPr>
            <w:r>
              <w:rPr>
                <w:rFonts w:asciiTheme="majorBidi" w:hAnsiTheme="majorBidi" w:cstheme="majorBidi"/>
                <w:b/>
                <w:bCs/>
              </w:rPr>
              <w:t>ESTADO:</w:t>
            </w:r>
            <w:r>
              <w:rPr>
                <w:rFonts w:asciiTheme="majorBidi" w:hAnsiTheme="majorBidi" w:cstheme="majorBidi"/>
              </w:rPr>
              <w:t xml:space="preserve">  </w:t>
            </w:r>
          </w:p>
        </w:tc>
      </w:tr>
      <w:tr w:rsidR="00F44AFA" w:rsidRPr="00F44AFA" w14:paraId="6C2F1418" w14:textId="77777777" w:rsidTr="00F363F3">
        <w:trPr>
          <w:trHeight w:val="373"/>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4AF9CCB5" w14:textId="77777777" w:rsidR="00F44AFA" w:rsidRPr="00F44AFA" w:rsidRDefault="00F44AFA" w:rsidP="00F44AFA">
            <w:pPr>
              <w:spacing w:line="240" w:lineRule="auto"/>
              <w:rPr>
                <w:rFonts w:asciiTheme="majorBidi" w:hAnsiTheme="majorBidi" w:cstheme="majorBidi"/>
              </w:rPr>
            </w:pPr>
            <w:r>
              <w:rPr>
                <w:rFonts w:asciiTheme="majorBidi" w:hAnsiTheme="majorBidi" w:cstheme="majorBidi"/>
                <w:b/>
                <w:bCs/>
              </w:rPr>
              <w:lastRenderedPageBreak/>
              <w:t>DESCRIPCIÓN:</w:t>
            </w:r>
            <w:r>
              <w:rPr>
                <w:rFonts w:asciiTheme="majorBidi" w:hAnsiTheme="majorBidi" w:cstheme="majorBidi"/>
              </w:rPr>
              <w:t xml:space="preserve"> El caso de uso permite al usuario cambiar el idioma de la interfaz del sistema en tiempo real desde el menú principal.</w:t>
            </w:r>
          </w:p>
        </w:tc>
      </w:tr>
      <w:tr w:rsidR="00F44AFA" w:rsidRPr="00F44AFA" w14:paraId="00A5738F" w14:textId="77777777" w:rsidTr="00F363F3">
        <w:trPr>
          <w:trHeight w:val="370"/>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6522BC7A" w14:textId="77777777" w:rsidR="00F44AFA" w:rsidRPr="00F44AFA" w:rsidRDefault="00F44AFA" w:rsidP="00F44AFA">
            <w:pPr>
              <w:spacing w:line="240" w:lineRule="auto"/>
              <w:rPr>
                <w:rFonts w:asciiTheme="majorBidi" w:hAnsiTheme="majorBidi" w:cstheme="majorBidi"/>
              </w:rPr>
            </w:pPr>
            <w:r>
              <w:rPr>
                <w:rFonts w:asciiTheme="majorBidi" w:hAnsiTheme="majorBidi" w:cstheme="majorBidi"/>
                <w:b/>
                <w:bCs/>
              </w:rPr>
              <w:t>ACTOR PRINCIPAL:</w:t>
            </w:r>
            <w:r>
              <w:rPr>
                <w:rFonts w:asciiTheme="majorBidi" w:hAnsiTheme="majorBidi" w:cstheme="majorBidi"/>
              </w:rPr>
              <w:t xml:space="preserve"> Usuario (cualquier rol)</w:t>
            </w:r>
          </w:p>
        </w:tc>
      </w:tr>
      <w:tr w:rsidR="00F44AFA" w:rsidRPr="00F44AFA" w14:paraId="7B711831" w14:textId="77777777" w:rsidTr="00F363F3">
        <w:trPr>
          <w:trHeight w:val="367"/>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664EE341" w14:textId="77777777" w:rsidR="00F44AFA" w:rsidRPr="00F44AFA" w:rsidRDefault="00F44AFA" w:rsidP="00F44AFA">
            <w:pPr>
              <w:spacing w:line="240" w:lineRule="auto"/>
              <w:rPr>
                <w:rFonts w:asciiTheme="majorBidi" w:hAnsiTheme="majorBidi" w:cstheme="majorBidi"/>
              </w:rPr>
            </w:pPr>
            <w:r>
              <w:rPr>
                <w:rFonts w:asciiTheme="majorBidi" w:hAnsiTheme="majorBidi" w:cstheme="majorBidi"/>
                <w:b/>
                <w:bCs/>
              </w:rPr>
              <w:t>ACTORES SECUNDARIOS:</w:t>
            </w:r>
            <w:r>
              <w:rPr>
                <w:rFonts w:asciiTheme="majorBidi" w:hAnsiTheme="majorBidi" w:cstheme="majorBidi"/>
              </w:rPr>
              <w:t xml:space="preserve"> —</w:t>
            </w:r>
          </w:p>
        </w:tc>
      </w:tr>
      <w:tr w:rsidR="00F44AFA" w:rsidRPr="00F44AFA" w14:paraId="0122075F" w14:textId="77777777" w:rsidTr="00F363F3">
        <w:trPr>
          <w:trHeight w:val="338"/>
        </w:trPr>
        <w:tc>
          <w:tcPr>
            <w:tcW w:w="8505"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3CBA0477" w14:textId="77777777" w:rsidR="00F44AFA" w:rsidRPr="00F44AFA" w:rsidRDefault="00F44AFA" w:rsidP="00F44AFA">
            <w:pPr>
              <w:spacing w:line="240" w:lineRule="auto"/>
              <w:rPr>
                <w:rFonts w:asciiTheme="majorBidi" w:hAnsiTheme="majorBidi" w:cstheme="majorBidi"/>
                <w:b/>
                <w:bCs/>
              </w:rPr>
            </w:pPr>
            <w:r>
              <w:rPr>
                <w:rFonts w:asciiTheme="majorBidi" w:hAnsiTheme="majorBidi" w:cstheme="majorBidi"/>
                <w:b/>
                <w:bCs/>
              </w:rPr>
              <w:t>PRECONDICIONES:</w:t>
            </w:r>
          </w:p>
          <w:p w14:paraId="474A1C07" w14:textId="77777777" w:rsidR="00F44AFA" w:rsidRPr="00F44AFA" w:rsidRDefault="00F363F3" w:rsidP="00F363F3">
            <w:pPr>
              <w:spacing w:line="240" w:lineRule="auto"/>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 xml:space="preserve">El usuario debió haberse logueado con éxito previamente en el sistema. </w:t>
              <w:br/>
            </w:r>
            <w:r>
              <w:rPr>
                <w:rFonts w:asciiTheme="majorBidi" w:hAnsiTheme="majorBidi" w:cstheme="majorBidi"/>
                <w:b/>
                <w:bCs/>
              </w:rPr>
              <w:t>.</w:t>
            </w:r>
            <w:r>
              <w:rPr>
                <w:rFonts w:asciiTheme="majorBidi" w:hAnsiTheme="majorBidi" w:cstheme="majorBidi"/>
              </w:rPr>
              <w:t xml:space="preserve"> Debe existir al menos un idioma disponible además del idioma actual.</w:t>
            </w:r>
          </w:p>
        </w:tc>
      </w:tr>
      <w:tr w:rsidR="00F44AFA" w:rsidRPr="00F44AFA" w14:paraId="2FD687E5" w14:textId="77777777" w:rsidTr="00F363F3">
        <w:trPr>
          <w:trHeight w:val="426"/>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11817E4A" w14:textId="77777777" w:rsidR="00F44AFA" w:rsidRPr="00F44AFA" w:rsidRDefault="00F44AFA" w:rsidP="00F44AFA">
            <w:pPr>
              <w:spacing w:line="240" w:lineRule="auto"/>
              <w:rPr>
                <w:rFonts w:asciiTheme="majorBidi" w:hAnsiTheme="majorBidi" w:cstheme="majorBidi"/>
              </w:rPr>
            </w:pPr>
            <w:r>
              <w:rPr>
                <w:rFonts w:asciiTheme="majorBidi" w:hAnsiTheme="majorBidi" w:cstheme="majorBidi"/>
                <w:lang w:val="es-ES"/>
              </w:rPr>
              <w:t xml:space="preserve"> </w:t>
            </w:r>
            <w:r>
              <w:rPr>
                <w:rFonts w:asciiTheme="majorBidi" w:hAnsiTheme="majorBidi" w:cstheme="majorBidi"/>
                <w:b/>
                <w:bCs/>
                <w:lang w:val="es-ES"/>
              </w:rPr>
              <w:t>PUNTOS DE EXTENSIÓN:</w:t>
            </w:r>
          </w:p>
        </w:tc>
      </w:tr>
      <w:tr w:rsidR="00F44AFA" w:rsidRPr="00F44AFA" w14:paraId="23284F9D" w14:textId="77777777" w:rsidTr="00F363F3">
        <w:trPr>
          <w:trHeight w:val="317"/>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54282535" w14:textId="77777777" w:rsidR="00F44AFA" w:rsidRPr="00F44AFA" w:rsidRDefault="00F44AFA" w:rsidP="00F44AFA">
            <w:pPr>
              <w:spacing w:line="240" w:lineRule="auto"/>
              <w:rPr>
                <w:rFonts w:asciiTheme="majorBidi" w:hAnsiTheme="majorBidi" w:cstheme="majorBidi"/>
              </w:rPr>
            </w:pPr>
            <w:r>
              <w:rPr>
                <w:rFonts w:asciiTheme="majorBidi" w:hAnsiTheme="majorBidi" w:cstheme="majorBidi"/>
                <w:b/>
                <w:bCs/>
                <w:lang w:val="es-ES"/>
              </w:rPr>
              <w:t>CONDICIÓN:</w:t>
            </w:r>
            <w:r>
              <w:rPr>
                <w:rFonts w:asciiTheme="majorBidi" w:hAnsiTheme="majorBidi" w:cstheme="majorBidi"/>
                <w:lang w:val="es-ES"/>
              </w:rPr>
              <w:t xml:space="preserve"> </w:t>
            </w:r>
          </w:p>
        </w:tc>
      </w:tr>
      <w:tr w:rsidR="00F44AFA" w:rsidRPr="00F44AFA" w14:paraId="6510FA83" w14:textId="77777777" w:rsidTr="00F363F3">
        <w:trPr>
          <w:trHeight w:val="1206"/>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5C8304AA" w14:textId="77777777" w:rsidR="00F44AFA" w:rsidRPr="00F44AFA" w:rsidRDefault="00F44AFA" w:rsidP="00F44AFA">
            <w:pPr>
              <w:spacing w:line="240" w:lineRule="auto"/>
              <w:rPr>
                <w:rFonts w:asciiTheme="majorBidi" w:hAnsiTheme="majorBidi" w:cstheme="majorBidi"/>
                <w:b/>
                <w:bCs/>
              </w:rPr>
            </w:pPr>
            <w:r>
              <w:rPr>
                <w:rFonts w:asciiTheme="majorBidi" w:hAnsiTheme="majorBidi" w:cstheme="majorBidi"/>
                <w:b/>
                <w:bCs/>
              </w:rPr>
              <w:t>ESCENARIO PRINCIPAL:</w:t>
            </w:r>
          </w:p>
          <w:p w14:paraId="2956C44D" w14:textId="77777777" w:rsidR="00F44AFA" w:rsidRPr="00B56E98" w:rsidRDefault="00F44AFA">
            <w:pPr>
              <w:numPr>
                <w:ilvl w:val="0"/>
                <w:numId w:val="16"/>
              </w:numPr>
              <w:spacing w:after="0" w:line="240" w:lineRule="auto"/>
              <w:rPr>
                <w:rFonts w:asciiTheme="majorBidi" w:hAnsiTheme="majorBidi" w:cstheme="majorBidi"/>
              </w:rPr>
            </w:pPr>
            <w:r>
              <w:rPr>
                <w:rFonts w:asciiTheme="majorBidi" w:hAnsiTheme="majorBidi" w:cstheme="majorBidi"/>
              </w:rPr>
              <w:t>El usuario visualiza el combo de idiomas disponibles en el menú principal.</w:t>
            </w:r>
          </w:p>
          <w:p w14:paraId="00B58FF3" w14:textId="77777777" w:rsidR="00F44AFA" w:rsidRPr="00B56E98" w:rsidRDefault="00F44AFA">
            <w:pPr>
              <w:numPr>
                <w:ilvl w:val="0"/>
                <w:numId w:val="16"/>
              </w:numPr>
              <w:spacing w:after="0" w:line="240" w:lineRule="auto"/>
              <w:rPr>
                <w:rFonts w:asciiTheme="majorBidi" w:hAnsiTheme="majorBidi" w:cstheme="majorBidi"/>
              </w:rPr>
            </w:pPr>
            <w:r>
              <w:rPr>
                <w:rFonts w:asciiTheme="majorBidi" w:hAnsiTheme="majorBidi" w:cstheme="majorBidi"/>
              </w:rPr>
              <w:t>El sistema muestra los idiomas habilitados en el sistema.</w:t>
            </w:r>
          </w:p>
          <w:p w14:paraId="506005D0" w14:textId="77777777" w:rsidR="00F44AFA" w:rsidRPr="00B56E98" w:rsidRDefault="00F44AFA">
            <w:pPr>
              <w:numPr>
                <w:ilvl w:val="0"/>
                <w:numId w:val="16"/>
              </w:numPr>
              <w:spacing w:after="0" w:line="240" w:lineRule="auto"/>
              <w:rPr>
                <w:rFonts w:asciiTheme="majorBidi" w:hAnsiTheme="majorBidi" w:cstheme="majorBidi"/>
              </w:rPr>
            </w:pPr>
            <w:r>
              <w:rPr>
                <w:rFonts w:asciiTheme="majorBidi" w:hAnsiTheme="majorBidi" w:cstheme="majorBidi"/>
              </w:rPr>
              <w:t>El usuario selecciona un idioma del combo.</w:t>
            </w:r>
          </w:p>
          <w:p w14:paraId="0ECBE0AC" w14:textId="77777777" w:rsidR="00F44AFA" w:rsidRPr="00B56E98" w:rsidRDefault="00F44AFA">
            <w:pPr>
              <w:numPr>
                <w:ilvl w:val="0"/>
                <w:numId w:val="16"/>
              </w:numPr>
              <w:spacing w:after="0" w:line="240" w:lineRule="auto"/>
              <w:rPr>
                <w:rFonts w:asciiTheme="majorBidi" w:hAnsiTheme="majorBidi" w:cstheme="majorBidi"/>
              </w:rPr>
            </w:pPr>
            <w:r>
              <w:rPr>
                <w:rFonts w:asciiTheme="majorBidi" w:hAnsiTheme="majorBidi" w:cstheme="majorBidi"/>
              </w:rPr>
              <w:t>El sistema carga las traducciones correspondientes al idioma seleccionado desde la base de datos.</w:t>
            </w:r>
          </w:p>
          <w:p w14:paraId="3E76D8D6" w14:textId="77777777" w:rsidR="00F44AFA" w:rsidRPr="00B56E98" w:rsidRDefault="00F44AFA">
            <w:pPr>
              <w:numPr>
                <w:ilvl w:val="0"/>
                <w:numId w:val="16"/>
              </w:numPr>
              <w:spacing w:after="0" w:line="240" w:lineRule="auto"/>
              <w:rPr>
                <w:rFonts w:asciiTheme="majorBidi" w:hAnsiTheme="majorBidi" w:cstheme="majorBidi"/>
              </w:rPr>
            </w:pPr>
            <w:r>
              <w:rPr>
                <w:rFonts w:asciiTheme="majorBidi" w:hAnsiTheme="majorBidi" w:cstheme="majorBidi"/>
              </w:rPr>
              <w:t>El sistema actualiza en tiempo real el texto de todos los formularios abiertos al idioma seleccionado.</w:t>
            </w:r>
          </w:p>
          <w:p w14:paraId="706965FA" w14:textId="77777777" w:rsidR="00F44AFA" w:rsidRPr="00B56E98" w:rsidRDefault="00F44AFA">
            <w:pPr>
              <w:numPr>
                <w:ilvl w:val="0"/>
                <w:numId w:val="16"/>
              </w:numPr>
              <w:spacing w:after="0" w:line="240" w:lineRule="auto"/>
              <w:rPr>
                <w:rFonts w:asciiTheme="majorBidi" w:hAnsiTheme="majorBidi" w:cstheme="majorBidi"/>
              </w:rPr>
            </w:pPr>
            <w:r>
              <w:rPr>
                <w:rFonts w:asciiTheme="majorBidi" w:hAnsiTheme="majorBidi" w:cstheme="majorBidi"/>
              </w:rPr>
              <w:t>El sistema guarda la preferencia de idioma del usuario en la base de datos.</w:t>
            </w:r>
          </w:p>
          <w:p w14:paraId="167A18AA" w14:textId="77777777" w:rsidR="00F44AFA" w:rsidRPr="00B56E98" w:rsidRDefault="00F44AFA">
            <w:pPr>
              <w:numPr>
                <w:ilvl w:val="0"/>
                <w:numId w:val="16"/>
              </w:numPr>
              <w:spacing w:after="0" w:line="240" w:lineRule="auto"/>
              <w:rPr>
                <w:rFonts w:asciiTheme="majorBidi" w:hAnsiTheme="majorBidi" w:cstheme="majorBidi"/>
              </w:rPr>
            </w:pPr>
            <w:r>
              <w:rPr>
                <w:rFonts w:asciiTheme="majorBidi" w:hAnsiTheme="majorBidi" w:cstheme="majorBidi"/>
              </w:rPr>
              <w:t>El sistema muestra la interfaz completamente traducida al idioma seleccionado.</w:t>
            </w:r>
          </w:p>
        </w:tc>
      </w:tr>
      <w:tr w:rsidR="00F44AFA" w:rsidRPr="00F44AFA" w14:paraId="2F49857A" w14:textId="77777777" w:rsidTr="00F363F3">
        <w:trPr>
          <w:trHeight w:val="869"/>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7675BBD" w14:textId="77777777" w:rsidR="00F44AFA" w:rsidRPr="00F44AFA" w:rsidRDefault="00F44AFA" w:rsidP="00F44AFA">
            <w:pPr>
              <w:spacing w:line="240" w:lineRule="auto"/>
              <w:rPr>
                <w:rFonts w:asciiTheme="majorBidi" w:hAnsiTheme="majorBidi" w:cstheme="majorBidi"/>
                <w:b/>
                <w:bCs/>
                <w:lang w:val="es-ES"/>
              </w:rPr>
            </w:pPr>
            <w:r>
              <w:rPr>
                <w:rFonts w:asciiTheme="majorBidi" w:hAnsiTheme="majorBidi" w:cstheme="majorBidi"/>
                <w:b/>
                <w:bCs/>
                <w:lang w:val="es-ES"/>
              </w:rPr>
              <w:t>FLUJOS ALTERNATIVOS:</w:t>
            </w:r>
          </w:p>
          <w:p w14:paraId="33374DEF" w14:textId="77777777" w:rsidR="00F44AFA" w:rsidRPr="00F363F3" w:rsidRDefault="00F44AFA" w:rsidP="007000F6">
            <w:pPr>
              <w:spacing w:line="240" w:lineRule="auto"/>
              <w:rPr>
                <w:rFonts w:asciiTheme="majorBidi" w:hAnsiTheme="majorBidi" w:cstheme="majorBidi"/>
                <w:b/>
                <w:bCs/>
                <w:lang w:val="es-ES"/>
              </w:rPr>
            </w:pPr>
            <w:r>
              <w:rPr>
                <w:rFonts w:asciiTheme="majorBidi" w:hAnsiTheme="majorBidi" w:cstheme="majorBidi"/>
                <w:b/>
                <w:bCs/>
                <w:lang w:val="es-ES"/>
              </w:rPr>
              <w:t xml:space="preserve">FA1 — Traducción incompleta </w:t>
              <w:br/>
              <w:t>4.1</w:t>
            </w:r>
            <w:r>
              <w:rPr>
                <w:rFonts w:asciiTheme="majorBidi" w:hAnsiTheme="majorBidi" w:cstheme="majorBidi"/>
                <w:lang w:val="es-ES"/>
              </w:rPr>
              <w:t xml:space="preserve"> El sistema no encuentra traducción para algún control en el idioma seleccionado.</w:t>
              <w:br/>
            </w:r>
            <w:r>
              <w:rPr>
                <w:rFonts w:asciiTheme="majorBidi" w:hAnsiTheme="majorBidi" w:cstheme="majorBidi"/>
                <w:b/>
                <w:bCs/>
                <w:lang w:val="es-ES"/>
              </w:rPr>
              <w:t>4.2</w:t>
            </w:r>
            <w:r>
              <w:rPr>
                <w:rFonts w:asciiTheme="majorBidi" w:hAnsiTheme="majorBidi" w:cstheme="majorBidi"/>
                <w:lang w:val="es-ES"/>
              </w:rPr>
              <w:t xml:space="preserve"> El sistema muestra el nombre del control entre corchetes como fallback. </w:t>
              <w:br/>
            </w:r>
            <w:r>
              <w:rPr>
                <w:rFonts w:asciiTheme="majorBidi" w:hAnsiTheme="majorBidi" w:cstheme="majorBidi"/>
                <w:b/>
                <w:bCs/>
                <w:lang w:val="es-ES"/>
              </w:rPr>
              <w:t>4.3</w:t>
            </w:r>
            <w:r>
              <w:rPr>
                <w:rFonts w:asciiTheme="majorBidi" w:hAnsiTheme="majorBidi" w:cstheme="majorBidi"/>
                <w:lang w:val="es-ES"/>
              </w:rPr>
              <w:t xml:space="preserve"> Continúa en el punto 5 del Escenario Principal.</w:t>
            </w:r>
          </w:p>
          <w:p w14:paraId="6BB58F5B" w14:textId="77777777" w:rsidR="00F44AFA" w:rsidRPr="00F363F3" w:rsidRDefault="00F44AFA" w:rsidP="007000F6">
            <w:pPr>
              <w:spacing w:line="240" w:lineRule="auto"/>
              <w:rPr>
                <w:rFonts w:asciiTheme="majorBidi" w:hAnsiTheme="majorBidi" w:cstheme="majorBidi"/>
                <w:b/>
                <w:bCs/>
                <w:lang w:val="es-ES"/>
              </w:rPr>
            </w:pPr>
            <w:r>
              <w:rPr>
                <w:rFonts w:asciiTheme="majorBidi" w:hAnsiTheme="majorBidi" w:cstheme="majorBidi"/>
                <w:b/>
                <w:bCs/>
                <w:lang w:val="es-ES"/>
              </w:rPr>
              <w:t xml:space="preserve">FA2 — Idioma sin traducciones completas </w:t>
              <w:br/>
              <w:t>4.1</w:t>
            </w:r>
            <w:r>
              <w:rPr>
                <w:rFonts w:asciiTheme="majorBidi" w:hAnsiTheme="majorBidi" w:cstheme="majorBidi"/>
                <w:lang w:val="es-ES"/>
              </w:rPr>
              <w:t xml:space="preserve"> El sistema utiliza el texto en español entre corchetes como fallback según el COALESCE definido en la base de datos.</w:t>
              <w:br/>
            </w:r>
            <w:r>
              <w:rPr>
                <w:rFonts w:asciiTheme="majorBidi" w:hAnsiTheme="majorBidi" w:cstheme="majorBidi"/>
                <w:b/>
                <w:bCs/>
                <w:lang w:val="es-ES"/>
              </w:rPr>
              <w:t>4.2</w:t>
            </w:r>
            <w:r>
              <w:rPr>
                <w:rFonts w:asciiTheme="majorBidi" w:hAnsiTheme="majorBidi" w:cstheme="majorBidi"/>
                <w:lang w:val="es-ES"/>
              </w:rPr>
              <w:t xml:space="preserve"> Continúa en el punto 5 del Escenario Principal.</w:t>
            </w:r>
          </w:p>
        </w:tc>
      </w:tr>
      <w:tr w:rsidR="00F44AFA" w:rsidRPr="00F44AFA" w14:paraId="37EE36D8" w14:textId="77777777" w:rsidTr="00F363F3">
        <w:trPr>
          <w:trHeight w:val="715"/>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3292770F" w14:textId="77777777" w:rsidR="00F44AFA" w:rsidRPr="00F44AFA" w:rsidRDefault="00F44AFA" w:rsidP="00F44AFA">
            <w:pPr>
              <w:spacing w:line="240" w:lineRule="auto"/>
              <w:rPr>
                <w:rFonts w:asciiTheme="majorBidi" w:hAnsiTheme="majorBidi" w:cstheme="majorBidi"/>
              </w:rPr>
            </w:pPr>
            <w:r>
              <w:rPr>
                <w:rFonts w:asciiTheme="majorBidi" w:hAnsiTheme="majorBidi" w:cstheme="majorBidi"/>
                <w:b/>
                <w:bCs/>
              </w:rPr>
              <w:t xml:space="preserve">POSTCONDICIONES: </w:t>
            </w:r>
            <w:r>
              <w:rPr>
                <w:rFonts w:asciiTheme="majorBidi" w:hAnsiTheme="majorBidi" w:cstheme="majorBidi"/>
              </w:rPr>
              <w:t>El usuario visualiza y opera la interfaz del sistema en el idioma seleccionado. La preferencia queda persistida para su próxima sesión.</w:t>
            </w:r>
          </w:p>
        </w:tc>
      </w:tr>
    </w:tbl>
    <w:p w14:paraId="48BABF61" w14:textId="77777777" w:rsidR="00925FE5" w:rsidRDefault="00925FE5" w:rsidP="00A06968"/>
    <w:p w14:paraId="3F4CCDF2" w14:textId="77777777" w:rsidR="00F44AFA" w:rsidRPr="003C3CDF" w:rsidRDefault="00A06968" w:rsidP="00ED3E6F">
      <w:pPr>
        <w:pStyle w:val="Ttulo3"/>
        <w:rPr>
          <w:rFonts w:ascii="Times New Roman" w:eastAsia="Times New Roman" w:hAnsi="Times New Roman" w:cs="Times New Roman"/>
        </w:rPr>
      </w:pPr>
      <w:bookmarkStart w:id="134" w:name="_Toc232509062"/>
      <w:bookmarkStart w:id="135" w:name="_Toc241023312"/>
      <w:r>
        <w:rPr>
          <w:rFonts w:ascii="Times New Roman" w:eastAsia="Times New Roman" w:hAnsi="Times New Roman" w:cs="Times New Roman"/>
        </w:rPr>
        <w:lastRenderedPageBreak/>
        <w:t>T05.4.2 Diagrama de Secuencias del sistema</w:t>
      </w:r>
      <w:bookmarkEnd w:id="134"/>
      <w:bookmarkEnd w:id="135"/>
    </w:p>
    <w:p w14:paraId="0085915D" w14:textId="77777777" w:rsidR="00F44AFA" w:rsidRDefault="004A06F9" w:rsidP="00A06968">
      <w:pPr>
        <w:rPr>
          <w:rFonts w:ascii="Times New Roman" w:eastAsia="Times New Roman" w:hAnsi="Times New Roman" w:cs="Times New Roman"/>
          <w:color w:val="0F4761"/>
          <w:sz w:val="30"/>
          <w:szCs w:val="30"/>
        </w:rPr>
      </w:pPr>
      <w:r>
        <w:rPr>
          <w:rFonts w:ascii="Times New Roman" w:eastAsia="Times New Roman" w:hAnsi="Times New Roman" w:cs="Times New Roman"/>
          <w:noProof/>
          <w:color w:val="0F4761"/>
          <w:sz w:val="30"/>
          <w:szCs w:val="30"/>
        </w:rPr>
        <w:drawing>
          <wp:inline distT="0" distB="0" distL="0" distR="0" wp14:anchorId="6C912552" wp14:editId="6893BA28">
            <wp:extent cx="6303162" cy="6638925"/>
            <wp:effectExtent l="0" t="0" r="2540" b="0"/>
            <wp:docPr id="203283915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07426" cy="6643416"/>
                    </a:xfrm>
                    <a:prstGeom prst="rect">
                      <a:avLst/>
                    </a:prstGeom>
                    <a:noFill/>
                    <a:ln>
                      <a:noFill/>
                    </a:ln>
                  </pic:spPr>
                </pic:pic>
              </a:graphicData>
            </a:graphic>
          </wp:inline>
        </w:drawing>
      </w:r>
    </w:p>
    <w:p w14:paraId="1F264519" w14:textId="77777777" w:rsidR="006F63BB" w:rsidRDefault="006F63BB" w:rsidP="004916B9">
      <w:pPr>
        <w:rPr>
          <w:rFonts w:ascii="Times New Roman" w:eastAsia="Times New Roman" w:hAnsi="Times New Roman" w:cs="Times New Roman"/>
          <w:color w:val="0F4761"/>
          <w:sz w:val="30"/>
          <w:szCs w:val="30"/>
        </w:rPr>
      </w:pPr>
    </w:p>
    <w:p w14:paraId="1A359F49" w14:textId="77777777" w:rsidR="004916B9" w:rsidRDefault="004916B9" w:rsidP="00ED3E6F">
      <w:pPr>
        <w:pStyle w:val="Ttulo2"/>
        <w:rPr>
          <w:rFonts w:ascii="Times New Roman" w:eastAsia="Times New Roman" w:hAnsi="Times New Roman" w:cs="Times New Roman"/>
          <w:sz w:val="30"/>
          <w:szCs w:val="30"/>
        </w:rPr>
      </w:pPr>
      <w:bookmarkStart w:id="136" w:name="_Toc232509063"/>
      <w:bookmarkStart w:id="137" w:name="_Toc241023313"/>
      <w:r>
        <w:rPr>
          <w:rFonts w:ascii="Times New Roman" w:eastAsia="Times New Roman" w:hAnsi="Times New Roman" w:cs="Times New Roman"/>
          <w:sz w:val="30"/>
          <w:szCs w:val="30"/>
        </w:rPr>
        <w:lastRenderedPageBreak/>
        <w:t>T05.5 Pantallas UI</w:t>
      </w:r>
      <w:bookmarkEnd w:id="136"/>
      <w:bookmarkEnd w:id="137"/>
    </w:p>
    <w:p w14:paraId="162C7246" w14:textId="77777777" w:rsidR="00773296" w:rsidRPr="00DE658C" w:rsidRDefault="00773296" w:rsidP="004916B9">
      <w:pPr>
        <w:rPr>
          <w:rFonts w:ascii="Times New Roman" w:eastAsia="Times New Roman" w:hAnsi="Times New Roman" w:cs="Times New Roman"/>
          <w:b/>
          <w:bCs/>
        </w:rPr>
      </w:pPr>
      <w:r>
        <w:rPr>
          <w:rFonts w:ascii="Times New Roman" w:eastAsia="Times New Roman" w:hAnsi="Times New Roman" w:cs="Times New Roman"/>
          <w:b/>
          <w:bCs/>
        </w:rPr>
        <w:t>Cambio de idioma desde un “ComboBox” en Menú</w:t>
      </w:r>
    </w:p>
    <w:p w14:paraId="4228B2D8" w14:textId="77777777" w:rsidR="00773296" w:rsidRDefault="00576511" w:rsidP="004916B9">
      <w:pPr>
        <w:rPr>
          <w:rFonts w:ascii="Times New Roman" w:eastAsia="Times New Roman" w:hAnsi="Times New Roman" w:cs="Times New Roman"/>
          <w:color w:val="0F4761"/>
          <w:sz w:val="30"/>
          <w:szCs w:val="30"/>
        </w:rPr>
      </w:pPr>
      <w:r>
        <w:rPr>
          <w:noProof/>
        </w:rPr>
        <w:drawing>
          <wp:inline distT="0" distB="0" distL="0" distR="0" wp14:anchorId="6AF44FBE" wp14:editId="1AAE0BA6">
            <wp:extent cx="3802380" cy="2519786"/>
            <wp:effectExtent l="0" t="0" r="7620" b="0"/>
            <wp:docPr id="37727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7214" name=""/>
                    <pic:cNvPicPr/>
                  </pic:nvPicPr>
                  <pic:blipFill rotWithShape="1">
                    <a:blip r:embed="rId64"/>
                    <a:srcRect l="1976" t="4755" r="3481" b="3463"/>
                    <a:stretch>
                      <a:fillRect/>
                    </a:stretch>
                  </pic:blipFill>
                  <pic:spPr bwMode="auto">
                    <a:xfrm>
                      <a:off x="0" y="0"/>
                      <a:ext cx="3807417" cy="2523124"/>
                    </a:xfrm>
                    <a:prstGeom prst="rect">
                      <a:avLst/>
                    </a:prstGeom>
                    <a:ln>
                      <a:noFill/>
                    </a:ln>
                    <a:extLst>
                      <a:ext uri="{53640926-AAD7-44D8-BBD7-CCE9431645EC}">
                        <a14:shadowObscured xmlns:a14="http://schemas.microsoft.com/office/drawing/2010/main"/>
                      </a:ext>
                    </a:extLst>
                  </pic:spPr>
                </pic:pic>
              </a:graphicData>
            </a:graphic>
          </wp:inline>
        </w:drawing>
      </w:r>
    </w:p>
    <w:p w14:paraId="2E61EEA3" w14:textId="77777777" w:rsidR="004916B9" w:rsidRPr="00DE658C" w:rsidRDefault="00576511" w:rsidP="00A06968">
      <w:pPr>
        <w:rPr>
          <w:rFonts w:ascii="Times New Roman" w:eastAsia="Times New Roman" w:hAnsi="Times New Roman" w:cs="Times New Roman"/>
          <w:b/>
          <w:bCs/>
        </w:rPr>
      </w:pPr>
      <w:r>
        <w:rPr>
          <w:rFonts w:ascii="Times New Roman" w:eastAsia="Times New Roman" w:hAnsi="Times New Roman" w:cs="Times New Roman"/>
          <w:b/>
          <w:bCs/>
        </w:rPr>
        <w:t>ABM de Idioma</w:t>
      </w:r>
    </w:p>
    <w:p w14:paraId="7E0C9D0E" w14:textId="77777777" w:rsidR="00A06968" w:rsidRPr="0069561F" w:rsidRDefault="00DE658C" w:rsidP="00A06968">
      <w:r>
        <w:rPr>
          <w:rFonts w:ascii="Times New Roman" w:eastAsia="Times New Roman" w:hAnsi="Times New Roman" w:cs="Times New Roman"/>
          <w:noProof/>
        </w:rPr>
        <w:drawing>
          <wp:inline distT="0" distB="0" distL="0" distR="0" wp14:anchorId="1BE83B61" wp14:editId="188BFBF4">
            <wp:extent cx="5400040" cy="2899410"/>
            <wp:effectExtent l="0" t="0" r="0" b="0"/>
            <wp:docPr id="640904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04812" name=""/>
                    <pic:cNvPicPr/>
                  </pic:nvPicPr>
                  <pic:blipFill>
                    <a:blip r:embed="rId65"/>
                    <a:stretch>
                      <a:fillRect/>
                    </a:stretch>
                  </pic:blipFill>
                  <pic:spPr>
                    <a:xfrm>
                      <a:off x="0" y="0"/>
                      <a:ext cx="5400040" cy="2899410"/>
                    </a:xfrm>
                    <a:prstGeom prst="rect">
                      <a:avLst/>
                    </a:prstGeom>
                  </pic:spPr>
                </pic:pic>
              </a:graphicData>
            </a:graphic>
          </wp:inline>
        </w:drawing>
      </w:r>
      <w:r>
        <w:rPr>
          <w:rFonts w:ascii="Times New Roman" w:eastAsia="Times New Roman" w:hAnsi="Times New Roman" w:cs="Times New Roman"/>
        </w:rPr>
        <w:br/>
      </w:r>
    </w:p>
    <w:p w14:paraId="44F22AFB" w14:textId="77777777" w:rsidR="00810510" w:rsidRPr="0069561F" w:rsidRDefault="00810510" w:rsidP="0069561F"/>
    <w:p w14:paraId="1967B3A1" w14:textId="77777777" w:rsidR="008710C3" w:rsidRDefault="00BE30D4">
      <w:pPr>
        <w:pStyle w:val="Ttulo1"/>
        <w:rPr>
          <w:rFonts w:ascii="Times New Roman" w:eastAsia="Times New Roman" w:hAnsi="Times New Roman" w:cs="Times New Roman"/>
        </w:rPr>
      </w:pPr>
      <w:bookmarkStart w:id="138" w:name="_Toc241023314"/>
      <w:r>
        <w:rPr>
          <w:rFonts w:ascii="Times New Roman" w:eastAsia="Times New Roman" w:hAnsi="Times New Roman" w:cs="Times New Roman"/>
        </w:rPr>
        <w:lastRenderedPageBreak/>
        <w:t>T06. GESTIÓN DE BITÁCORA Y CONTROL DE CAMBIOS</w:t>
      </w:r>
      <w:bookmarkEnd w:id="138"/>
    </w:p>
    <w:p w14:paraId="3A62F62A" w14:textId="77777777" w:rsidR="008710C3" w:rsidRDefault="00BE30D4">
      <w:pPr>
        <w:pStyle w:val="font-claude-response-body"/>
      </w:pPr>
      <w:r>
        <w:t>Agrupa T06a (Gestión de Bitácora) y T06b (Control de Cambios) de la Carpeta Modelo.</w:t>
      </w:r>
    </w:p>
    <w:p w14:paraId="018A7876" w14:textId="77777777" w:rsidR="009F724E" w:rsidRPr="00375954" w:rsidRDefault="009F724E">
      <w:pPr>
        <w:pStyle w:val="Ttulo2"/>
        <w:rPr>
          <w:rFonts w:ascii="Times New Roman" w:eastAsia="Times New Roman" w:hAnsi="Times New Roman" w:cs="Times New Roman"/>
        </w:rPr>
      </w:pPr>
      <w:bookmarkStart w:id="139" w:name="_heading=h.n4iuualoax76" w:colFirst="0" w:colLast="0"/>
      <w:bookmarkStart w:id="140" w:name="_Toc232509012"/>
      <w:bookmarkStart w:id="141" w:name="_Toc241023315"/>
      <w:bookmarkEnd w:id="139"/>
      <w:r>
        <w:rPr>
          <w:rFonts w:ascii="Times New Roman" w:eastAsia="Times New Roman" w:hAnsi="Times New Roman" w:cs="Times New Roman"/>
        </w:rPr>
        <w:t>T06a. GESTIÓN DE BITÁCORA</w:t>
      </w:r>
      <w:bookmarkEnd w:id="140"/>
      <w:bookmarkEnd w:id="141"/>
    </w:p>
    <w:p w14:paraId="383BFA1E" w14:textId="77777777" w:rsidR="009F724E" w:rsidRPr="00375954" w:rsidRDefault="006204DF" w:rsidP="009F724E">
      <w:pPr>
        <w:pStyle w:val="Ttulo3"/>
        <w:rPr>
          <w:rFonts w:ascii="Times New Roman" w:eastAsia="Times New Roman" w:hAnsi="Times New Roman" w:cs="Times New Roman"/>
        </w:rPr>
      </w:pPr>
      <w:bookmarkStart w:id="142" w:name="_Toc241023316"/>
      <w:bookmarkStart w:id="143" w:name="_Toc232509014"/>
      <w:r>
        <w:rPr>
          <w:rFonts w:ascii="Times New Roman" w:eastAsia="Times New Roman" w:hAnsi="Times New Roman" w:cs="Times New Roman"/>
        </w:rPr>
        <w:t>T06a.1 Objetivo General</w:t>
      </w:r>
      <w:bookmarkEnd w:id="142"/>
      <w:r>
        <w:rPr>
          <w:rFonts w:ascii="Times New Roman" w:eastAsia="Times New Roman" w:hAnsi="Times New Roman" w:cs="Times New Roman"/>
        </w:rPr>
        <w:t xml:space="preserve"> </w:t>
      </w:r>
      <w:bookmarkEnd w:id="143"/>
    </w:p>
    <w:p w14:paraId="6FF73407" w14:textId="77777777" w:rsidR="009F724E" w:rsidRPr="00375954" w:rsidRDefault="009F724E" w:rsidP="009F724E">
      <w:pPr>
        <w:rPr>
          <w:rFonts w:ascii="Times New Roman" w:hAnsi="Times New Roman" w:cs="Times New Roman"/>
        </w:rPr>
      </w:pPr>
      <w:r>
        <w:rPr>
          <w:rFonts w:ascii="Times New Roman" w:hAnsi="Times New Roman" w:cs="Times New Roman"/>
        </w:rPr>
        <w:t>La utilización de la bitácora nos permite llevar un registro de las acciones realizadas dentro del sistema por parte de un usuario del mismo. Cada evento registrado en la bitácora va a tener la fecha y hora en la que se realizó, el correo electrónico del usuario de quien la llevo a cabo, la actividad y la información asociada.</w:t>
      </w:r>
    </w:p>
    <w:p w14:paraId="7993E1C2" w14:textId="77777777" w:rsidR="009F724E" w:rsidRPr="00375954" w:rsidRDefault="009F724E">
      <w:pPr>
        <w:pStyle w:val="Prrafodelista"/>
        <w:numPr>
          <w:ilvl w:val="0"/>
          <w:numId w:val="13"/>
        </w:numPr>
        <w:rPr>
          <w:rFonts w:ascii="Times New Roman" w:hAnsi="Times New Roman" w:cs="Times New Roman"/>
        </w:rPr>
      </w:pPr>
      <w:r>
        <w:rPr>
          <w:rFonts w:ascii="Times New Roman" w:hAnsi="Times New Roman" w:cs="Times New Roman"/>
        </w:rPr>
        <w:t>Fecha: Fecha asociada al sistema al momento de la realización del evento.</w:t>
      </w:r>
    </w:p>
    <w:p w14:paraId="3948BB00" w14:textId="77777777" w:rsidR="009F724E" w:rsidRPr="00375954" w:rsidRDefault="009F724E">
      <w:pPr>
        <w:pStyle w:val="Prrafodelista"/>
        <w:numPr>
          <w:ilvl w:val="0"/>
          <w:numId w:val="13"/>
        </w:numPr>
        <w:rPr>
          <w:rFonts w:ascii="Times New Roman" w:hAnsi="Times New Roman" w:cs="Times New Roman"/>
        </w:rPr>
      </w:pPr>
      <w:r>
        <w:rPr>
          <w:rFonts w:ascii="Times New Roman" w:hAnsi="Times New Roman" w:cs="Times New Roman"/>
        </w:rPr>
        <w:t>Hora: Hora asociada al sistema al momento de la realización del evento.</w:t>
      </w:r>
    </w:p>
    <w:p w14:paraId="363ABBA7" w14:textId="77777777" w:rsidR="009F724E" w:rsidRPr="00375954" w:rsidRDefault="009F724E">
      <w:pPr>
        <w:pStyle w:val="Prrafodelista"/>
        <w:numPr>
          <w:ilvl w:val="0"/>
          <w:numId w:val="13"/>
        </w:numPr>
        <w:rPr>
          <w:rFonts w:ascii="Times New Roman" w:hAnsi="Times New Roman" w:cs="Times New Roman"/>
        </w:rPr>
      </w:pPr>
      <w:r>
        <w:rPr>
          <w:rFonts w:ascii="Times New Roman" w:hAnsi="Times New Roman" w:cs="Times New Roman"/>
        </w:rPr>
        <w:t>Actividad: Nombre de la acción (Ej: Inicio de Sesión, Cierre de Sesión, Alta de Usuario)</w:t>
      </w:r>
    </w:p>
    <w:p w14:paraId="063DC88B" w14:textId="77777777" w:rsidR="009F724E" w:rsidRDefault="009F724E">
      <w:pPr>
        <w:pStyle w:val="Prrafodelista"/>
        <w:numPr>
          <w:ilvl w:val="0"/>
          <w:numId w:val="13"/>
        </w:numPr>
        <w:rPr>
          <w:rFonts w:ascii="Times New Roman" w:hAnsi="Times New Roman" w:cs="Times New Roman"/>
        </w:rPr>
      </w:pPr>
      <w:r>
        <w:rPr>
          <w:rFonts w:ascii="Times New Roman" w:hAnsi="Times New Roman" w:cs="Times New Roman"/>
        </w:rPr>
        <w:t>Información asociada: Leyenda del hecho (Ej: El usuario “x”….. tal actividad)</w:t>
      </w:r>
    </w:p>
    <w:p w14:paraId="0B432BEE" w14:textId="77777777" w:rsidR="00070401" w:rsidRPr="00070401" w:rsidRDefault="00070401" w:rsidP="00070401">
      <w:pPr>
        <w:pStyle w:val="Ttulo3"/>
        <w:rPr>
          <w:rFonts w:ascii="Times New Roman" w:eastAsia="Times New Roman" w:hAnsi="Times New Roman" w:cs="Times New Roman"/>
        </w:rPr>
      </w:pPr>
      <w:bookmarkStart w:id="144" w:name="_Toc232509015"/>
      <w:bookmarkStart w:id="145" w:name="_Toc241023317"/>
      <w:r>
        <w:rPr>
          <w:rFonts w:ascii="Times New Roman" w:eastAsia="Times New Roman" w:hAnsi="Times New Roman" w:cs="Times New Roman"/>
        </w:rPr>
        <w:t>T06a.2 Diagrama de Clases</w:t>
      </w:r>
      <w:bookmarkEnd w:id="144"/>
      <w:bookmarkEnd w:id="145"/>
    </w:p>
    <w:p w14:paraId="2AF8FC1D" w14:textId="77777777" w:rsidR="00B8713E" w:rsidRDefault="00A5373C" w:rsidP="00070401">
      <w:pPr>
        <w:rPr>
          <w:rFonts w:ascii="Times New Roman" w:hAnsi="Times New Roman" w:cs="Times New Roman"/>
        </w:rPr>
      </w:pPr>
      <w:r>
        <w:rPr>
          <w:rFonts w:ascii="Times New Roman" w:hAnsi="Times New Roman" w:cs="Times New Roman"/>
          <w:noProof/>
        </w:rPr>
        <w:drawing>
          <wp:inline distT="0" distB="0" distL="0" distR="0" wp14:anchorId="2FDE570D" wp14:editId="42CEA5C8">
            <wp:extent cx="2880360" cy="1485900"/>
            <wp:effectExtent l="0" t="0" r="0" b="0"/>
            <wp:docPr id="13314995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80360" cy="1485900"/>
                    </a:xfrm>
                    <a:prstGeom prst="rect">
                      <a:avLst/>
                    </a:prstGeom>
                    <a:noFill/>
                    <a:ln>
                      <a:noFill/>
                    </a:ln>
                  </pic:spPr>
                </pic:pic>
              </a:graphicData>
            </a:graphic>
          </wp:inline>
        </w:drawing>
      </w:r>
    </w:p>
    <w:p w14:paraId="2CECB649" w14:textId="77777777" w:rsidR="009B2F7E" w:rsidRPr="009B2F7E" w:rsidRDefault="009B2F7E" w:rsidP="009B2F7E">
      <w:pPr>
        <w:pStyle w:val="Ttulo3"/>
        <w:rPr>
          <w:rFonts w:ascii="Times New Roman" w:eastAsia="Times New Roman" w:hAnsi="Times New Roman" w:cs="Times New Roman"/>
        </w:rPr>
      </w:pPr>
      <w:bookmarkStart w:id="146" w:name="_Toc232509016"/>
      <w:bookmarkStart w:id="147" w:name="_Toc241023318"/>
      <w:r>
        <w:rPr>
          <w:rFonts w:ascii="Times New Roman" w:eastAsia="Times New Roman" w:hAnsi="Times New Roman" w:cs="Times New Roman"/>
        </w:rPr>
        <w:lastRenderedPageBreak/>
        <w:t>T06a.3 Der</w:t>
      </w:r>
      <w:bookmarkEnd w:id="146"/>
      <w:bookmarkEnd w:id="147"/>
    </w:p>
    <w:p w14:paraId="1019C884" w14:textId="77777777" w:rsidR="00B8713E" w:rsidRPr="00070401" w:rsidRDefault="00A5373C" w:rsidP="00070401">
      <w:pPr>
        <w:rPr>
          <w:rFonts w:ascii="Times New Roman" w:hAnsi="Times New Roman" w:cs="Times New Roman"/>
        </w:rPr>
      </w:pPr>
      <w:r>
        <w:rPr>
          <w:rFonts w:ascii="Times New Roman" w:hAnsi="Times New Roman" w:cs="Times New Roman"/>
          <w:noProof/>
        </w:rPr>
        <w:drawing>
          <wp:inline distT="0" distB="0" distL="0" distR="0" wp14:anchorId="04F98052" wp14:editId="7132BED9">
            <wp:extent cx="1874520" cy="1874520"/>
            <wp:effectExtent l="0" t="0" r="0" b="0"/>
            <wp:docPr id="166895962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a:ln>
                      <a:noFill/>
                    </a:ln>
                  </pic:spPr>
                </pic:pic>
              </a:graphicData>
            </a:graphic>
          </wp:inline>
        </w:drawing>
      </w:r>
    </w:p>
    <w:p w14:paraId="482E3A0F" w14:textId="77777777" w:rsidR="009F724E" w:rsidRDefault="006204DF" w:rsidP="009F724E">
      <w:pPr>
        <w:pStyle w:val="Ttulo3"/>
        <w:rPr>
          <w:rFonts w:ascii="Times New Roman" w:eastAsia="Times New Roman" w:hAnsi="Times New Roman" w:cs="Times New Roman"/>
        </w:rPr>
      </w:pPr>
      <w:bookmarkStart w:id="148" w:name="_Toc232509017"/>
      <w:bookmarkStart w:id="149" w:name="_Toc241023319"/>
      <w:r>
        <w:rPr>
          <w:rFonts w:ascii="Times New Roman" w:eastAsia="Times New Roman" w:hAnsi="Times New Roman" w:cs="Times New Roman"/>
        </w:rPr>
        <w:t>T06a.4 Diagrama de Secuencia del Sistema – Funcionamiento General Bitácora</w:t>
      </w:r>
      <w:bookmarkEnd w:id="148"/>
      <w:bookmarkEnd w:id="149"/>
    </w:p>
    <w:p w14:paraId="30761D94" w14:textId="77777777" w:rsidR="00B8713E" w:rsidRPr="00B8713E" w:rsidRDefault="00B8713E" w:rsidP="00B8713E">
      <w:pPr>
        <w:rPr>
          <w:rFonts w:ascii="Times New Roman" w:hAnsi="Times New Roman" w:cs="Times New Roman"/>
        </w:rPr>
      </w:pPr>
      <w:r>
        <w:rPr>
          <w:rFonts w:ascii="Times New Roman" w:hAnsi="Times New Roman" w:cs="Times New Roman"/>
        </w:rPr>
        <w:t xml:space="preserve">En este diagrama buscamos visualizar el funcionamiento general de la Bitácora en el sistema, teniendo en cuenta que su interacción ocurre con cada evento del cual se desee guardar un registro para “auditoria” </w:t>
      </w:r>
    </w:p>
    <w:p w14:paraId="3E597F39" w14:textId="77777777" w:rsidR="009F724E" w:rsidRPr="00375954" w:rsidRDefault="003E18AE" w:rsidP="009F724E">
      <w:pPr>
        <w:rPr>
          <w:rFonts w:ascii="Times New Roman" w:hAnsi="Times New Roman" w:cs="Times New Roman"/>
        </w:rPr>
      </w:pPr>
      <w:r>
        <w:rPr>
          <w:rFonts w:ascii="Times New Roman" w:hAnsi="Times New Roman" w:cs="Times New Roman"/>
          <w:noProof/>
        </w:rPr>
        <w:drawing>
          <wp:inline distT="0" distB="0" distL="0" distR="0" wp14:anchorId="309BB058" wp14:editId="17412BE0">
            <wp:extent cx="5400040" cy="2917825"/>
            <wp:effectExtent l="0" t="0" r="0" b="0"/>
            <wp:docPr id="7603022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040" cy="2917825"/>
                    </a:xfrm>
                    <a:prstGeom prst="rect">
                      <a:avLst/>
                    </a:prstGeom>
                    <a:noFill/>
                    <a:ln>
                      <a:noFill/>
                    </a:ln>
                  </pic:spPr>
                </pic:pic>
              </a:graphicData>
            </a:graphic>
          </wp:inline>
        </w:drawing>
      </w:r>
    </w:p>
    <w:p w14:paraId="0A7279FD" w14:textId="77777777" w:rsidR="009F724E" w:rsidRPr="00375954" w:rsidRDefault="006204DF" w:rsidP="009F724E">
      <w:pPr>
        <w:pStyle w:val="Ttulo3"/>
        <w:rPr>
          <w:rFonts w:ascii="Times New Roman" w:eastAsia="Times New Roman" w:hAnsi="Times New Roman" w:cs="Times New Roman"/>
        </w:rPr>
      </w:pPr>
      <w:bookmarkStart w:id="150" w:name="_Toc232509018"/>
      <w:bookmarkStart w:id="151" w:name="_Toc241023320"/>
      <w:r>
        <w:rPr>
          <w:rFonts w:ascii="Times New Roman" w:eastAsia="Times New Roman" w:hAnsi="Times New Roman" w:cs="Times New Roman"/>
        </w:rPr>
        <w:lastRenderedPageBreak/>
        <w:t>T06a.5 Pantalla UI</w:t>
      </w:r>
      <w:bookmarkEnd w:id="150"/>
      <w:bookmarkEnd w:id="151"/>
    </w:p>
    <w:p w14:paraId="64BE8EF0" w14:textId="77777777" w:rsidR="009F724E" w:rsidRDefault="005A6721" w:rsidP="009F724E">
      <w:pPr>
        <w:rPr>
          <w:rFonts w:ascii="Times New Roman" w:hAnsi="Times New Roman" w:cs="Times New Roman"/>
        </w:rPr>
      </w:pPr>
      <w:r>
        <w:rPr>
          <w:rFonts w:ascii="Times New Roman" w:hAnsi="Times New Roman" w:cs="Times New Roman"/>
          <w:noProof/>
        </w:rPr>
        <w:drawing>
          <wp:inline distT="0" distB="0" distL="0" distR="0" wp14:anchorId="330ADFBD" wp14:editId="77F8CDCC">
            <wp:extent cx="5400040" cy="3556000"/>
            <wp:effectExtent l="0" t="0" r="0" b="6350"/>
            <wp:docPr id="16471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354" name=""/>
                    <pic:cNvPicPr/>
                  </pic:nvPicPr>
                  <pic:blipFill>
                    <a:blip r:embed="rId69"/>
                    <a:stretch>
                      <a:fillRect/>
                    </a:stretch>
                  </pic:blipFill>
                  <pic:spPr>
                    <a:xfrm>
                      <a:off x="0" y="0"/>
                      <a:ext cx="5400040" cy="3556000"/>
                    </a:xfrm>
                    <a:prstGeom prst="rect">
                      <a:avLst/>
                    </a:prstGeom>
                  </pic:spPr>
                </pic:pic>
              </a:graphicData>
            </a:graphic>
          </wp:inline>
        </w:drawing>
      </w:r>
    </w:p>
    <w:p w14:paraId="7D7E7795" w14:textId="77777777" w:rsidR="00070401" w:rsidRDefault="00070401" w:rsidP="009F724E">
      <w:pPr>
        <w:rPr>
          <w:rFonts w:ascii="Times New Roman" w:hAnsi="Times New Roman" w:cs="Times New Roman"/>
        </w:rPr>
      </w:pPr>
    </w:p>
    <w:p w14:paraId="77BE8CA1" w14:textId="77777777" w:rsidR="00A77329" w:rsidRDefault="00A77329" w:rsidP="00A77329">
      <w:pPr>
        <w:pStyle w:val="Ttulo2"/>
        <w:rPr>
          <w:rFonts w:ascii="Times New Roman" w:eastAsia="Times New Roman" w:hAnsi="Times New Roman" w:cs="Times New Roman"/>
        </w:rPr>
      </w:pPr>
      <w:bookmarkStart w:id="152" w:name="_Toc232509051"/>
      <w:bookmarkStart w:id="153" w:name="_Toc241023321"/>
      <w:r>
        <w:rPr>
          <w:rFonts w:ascii="Times New Roman" w:eastAsia="Times New Roman" w:hAnsi="Times New Roman" w:cs="Times New Roman"/>
        </w:rPr>
        <w:t>T06b. CONTROL DE CAMBIOS</w:t>
      </w:r>
      <w:bookmarkEnd w:id="152"/>
      <w:bookmarkEnd w:id="153"/>
    </w:p>
    <w:p w14:paraId="64260648" w14:textId="77777777" w:rsidR="00A77329" w:rsidRDefault="00A77329" w:rsidP="00A77329">
      <w:pPr>
        <w:pStyle w:val="Ttulo3"/>
        <w:rPr>
          <w:rFonts w:ascii="Times New Roman" w:eastAsia="Times New Roman" w:hAnsi="Times New Roman" w:cs="Times New Roman"/>
        </w:rPr>
      </w:pPr>
      <w:bookmarkStart w:id="154" w:name="_Toc232509052"/>
      <w:bookmarkStart w:id="155" w:name="_Toc241023322"/>
      <w:r>
        <w:rPr>
          <w:rFonts w:ascii="Times New Roman" w:eastAsia="Times New Roman" w:hAnsi="Times New Roman" w:cs="Times New Roman"/>
        </w:rPr>
        <w:t>T06b.1 Objetivo General</w:t>
      </w:r>
      <w:bookmarkEnd w:id="154"/>
      <w:bookmarkEnd w:id="155"/>
    </w:p>
    <w:p w14:paraId="21CBD37F" w14:textId="77777777" w:rsidR="00763DD2" w:rsidRDefault="00763DD2" w:rsidP="00763DD2">
      <w:pPr>
        <w:rPr>
          <w:rFonts w:ascii="Times New Roman" w:eastAsia="Times New Roman" w:hAnsi="Times New Roman" w:cs="Times New Roman"/>
        </w:rPr>
      </w:pPr>
      <w:r>
        <w:rPr>
          <w:rFonts w:ascii="Times New Roman" w:eastAsia="Times New Roman" w:hAnsi="Times New Roman" w:cs="Times New Roman"/>
        </w:rPr>
        <w:t xml:space="preserve">El módulo de Control de Cambios permite llevar un registro detallado de todas las modificaciones realizadas sobre la entidad PRODUCTO, registrando quién realizó el cambio, cuándo, qué campo fue modificado, el valor anterior y el valor actual. Además, permite revertir cualquier modificación al estado anterior, garantizando la trazabilidad completa de los datos. Cada vez que se realiza una operación sobre PRODUCTO, el sistema registra automáticamente un evento en la tabla CONTROL_CAMBIO.</w:t>
      </w:r>
    </w:p>
    <w:p w14:paraId="237D72B9" w14:textId="77777777" w:rsidR="00763DD2" w:rsidRPr="00763DD2" w:rsidRDefault="00763DD2" w:rsidP="00763DD2">
      <w:pPr>
        <w:rPr>
          <w:rFonts w:ascii="Times New Roman" w:eastAsia="Times New Roman" w:hAnsi="Times New Roman" w:cs="Times New Roman"/>
        </w:rPr>
      </w:pPr>
      <w:r>
        <w:rPr>
          <w:rFonts w:ascii="Times New Roman" w:eastAsia="Times New Roman" w:hAnsi="Times New Roman" w:cs="Times New Roman"/>
        </w:rPr>
        <w:t xml:space="preserve">Al revertir un cambio, el sistema no solo restaura el valor del campo, sino que también recalcula el DVH del producto afectado y el DVV de toda la tabla, manteniendo la integridad de los dígitos verificadores.</w:t>
      </w:r>
    </w:p>
    <w:p w14:paraId="1EA6F6E7" w14:textId="77777777" w:rsidR="00810510" w:rsidRDefault="00810510" w:rsidP="00810510">
      <w:pPr>
        <w:pStyle w:val="Ttulo3"/>
        <w:rPr>
          <w:rFonts w:ascii="Times New Roman" w:eastAsia="Times New Roman" w:hAnsi="Times New Roman" w:cs="Times New Roman"/>
        </w:rPr>
      </w:pPr>
      <w:bookmarkStart w:id="156" w:name="_Toc232509053"/>
      <w:bookmarkStart w:id="157" w:name="_Toc241023323"/>
      <w:r>
        <w:rPr>
          <w:rFonts w:ascii="Times New Roman" w:eastAsia="Times New Roman" w:hAnsi="Times New Roman" w:cs="Times New Roman"/>
        </w:rPr>
        <w:lastRenderedPageBreak/>
        <w:t>T06b.2 Diagrama de Clases</w:t>
      </w:r>
      <w:bookmarkEnd w:id="156"/>
      <w:bookmarkEnd w:id="157"/>
    </w:p>
    <w:p w14:paraId="065AD1A4" w14:textId="77777777" w:rsidR="004516A3" w:rsidRPr="004516A3" w:rsidRDefault="00A5373C" w:rsidP="004516A3">
      <w:r>
        <w:rPr>
          <w:noProof/>
        </w:rPr>
        <w:drawing>
          <wp:inline distT="0" distB="0" distL="0" distR="0" wp14:anchorId="0A8A8B7F" wp14:editId="3F331DEB">
            <wp:extent cx="5400040" cy="2999105"/>
            <wp:effectExtent l="0" t="0" r="0" b="0"/>
            <wp:docPr id="208179061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0040" cy="2999105"/>
                    </a:xfrm>
                    <a:prstGeom prst="rect">
                      <a:avLst/>
                    </a:prstGeom>
                    <a:noFill/>
                    <a:ln>
                      <a:noFill/>
                    </a:ln>
                  </pic:spPr>
                </pic:pic>
              </a:graphicData>
            </a:graphic>
          </wp:inline>
        </w:drawing>
      </w:r>
    </w:p>
    <w:p w14:paraId="65292C42" w14:textId="77777777" w:rsidR="007D7C90" w:rsidRDefault="00810510" w:rsidP="002910C7">
      <w:pPr>
        <w:pStyle w:val="Ttulo3"/>
        <w:rPr>
          <w:rFonts w:ascii="Times New Roman" w:eastAsia="Times New Roman" w:hAnsi="Times New Roman" w:cs="Times New Roman"/>
        </w:rPr>
      </w:pPr>
      <w:bookmarkStart w:id="158" w:name="_Toc232509054"/>
      <w:bookmarkStart w:id="159" w:name="_Toc241023324"/>
      <w:r>
        <w:rPr>
          <w:rFonts w:ascii="Times New Roman" w:eastAsia="Times New Roman" w:hAnsi="Times New Roman" w:cs="Times New Roman"/>
        </w:rPr>
        <w:lastRenderedPageBreak/>
        <w:t>T06b.3 Der</w:t>
      </w:r>
      <w:bookmarkEnd w:id="158"/>
      <w:bookmarkEnd w:id="159"/>
    </w:p>
    <w:p w14:paraId="7793DC34" w14:textId="77777777" w:rsidR="0069292F" w:rsidRPr="0069292F" w:rsidRDefault="00A5373C" w:rsidP="0069292F">
      <w:r>
        <w:rPr>
          <w:noProof/>
        </w:rPr>
        <w:drawing>
          <wp:inline distT="0" distB="0" distL="0" distR="0" wp14:anchorId="06A7C6A6" wp14:editId="0BBC92FA">
            <wp:extent cx="5400040" cy="4887595"/>
            <wp:effectExtent l="0" t="0" r="0" b="8255"/>
            <wp:docPr id="150986716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040" cy="4887595"/>
                    </a:xfrm>
                    <a:prstGeom prst="rect">
                      <a:avLst/>
                    </a:prstGeom>
                    <a:noFill/>
                    <a:ln>
                      <a:noFill/>
                    </a:ln>
                  </pic:spPr>
                </pic:pic>
              </a:graphicData>
            </a:graphic>
          </wp:inline>
        </w:drawing>
      </w:r>
    </w:p>
    <w:p w14:paraId="7E73BD3C" w14:textId="77777777" w:rsidR="00A77329" w:rsidRPr="00CE5974" w:rsidRDefault="000A0741" w:rsidP="00CE5974">
      <w:pPr>
        <w:pStyle w:val="Ttulo3"/>
        <w:rPr>
          <w:rFonts w:ascii="Times New Roman" w:eastAsia="Times New Roman" w:hAnsi="Times New Roman" w:cs="Times New Roman"/>
        </w:rPr>
      </w:pPr>
      <w:bookmarkStart w:id="160" w:name="_Toc232509055"/>
      <w:bookmarkStart w:id="161" w:name="_Toc241023325"/>
      <w:r>
        <w:rPr>
          <w:rFonts w:ascii="Times New Roman" w:eastAsia="Times New Roman" w:hAnsi="Times New Roman" w:cs="Times New Roman"/>
        </w:rPr>
        <w:lastRenderedPageBreak/>
        <w:t>T06b.4 Pantalla UI</w:t>
      </w:r>
      <w:bookmarkEnd w:id="160"/>
      <w:bookmarkEnd w:id="161"/>
    </w:p>
    <w:p w14:paraId="392F9ADD" w14:textId="77777777" w:rsidR="00CE5974" w:rsidRDefault="00CE5974" w:rsidP="00A77329">
      <w:r>
        <w:rPr>
          <w:noProof/>
        </w:rPr>
        <w:drawing>
          <wp:inline distT="0" distB="0" distL="0" distR="0" wp14:anchorId="306330B2" wp14:editId="21381ACA">
            <wp:extent cx="5400040" cy="2552700"/>
            <wp:effectExtent l="0" t="0" r="0" b="0"/>
            <wp:docPr id="1275346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46248" name=""/>
                    <pic:cNvPicPr/>
                  </pic:nvPicPr>
                  <pic:blipFill>
                    <a:blip r:embed="rId72"/>
                    <a:stretch>
                      <a:fillRect/>
                    </a:stretch>
                  </pic:blipFill>
                  <pic:spPr>
                    <a:xfrm>
                      <a:off x="0" y="0"/>
                      <a:ext cx="5400040" cy="2552700"/>
                    </a:xfrm>
                    <a:prstGeom prst="rect">
                      <a:avLst/>
                    </a:prstGeom>
                  </pic:spPr>
                </pic:pic>
              </a:graphicData>
            </a:graphic>
          </wp:inline>
        </w:drawing>
      </w:r>
    </w:p>
    <w:p w14:paraId="7254D1B2" w14:textId="77777777" w:rsidR="00CE5974" w:rsidRDefault="00CE5974" w:rsidP="00A77329">
      <w:r>
        <w:rPr>
          <w:noProof/>
        </w:rPr>
        <w:drawing>
          <wp:inline distT="0" distB="0" distL="0" distR="0" wp14:anchorId="67F6CEB9" wp14:editId="7987C52E">
            <wp:extent cx="5400040" cy="2538095"/>
            <wp:effectExtent l="0" t="0" r="0" b="0"/>
            <wp:docPr id="1898714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4057" name=""/>
                    <pic:cNvPicPr/>
                  </pic:nvPicPr>
                  <pic:blipFill>
                    <a:blip r:embed="rId73"/>
                    <a:stretch>
                      <a:fillRect/>
                    </a:stretch>
                  </pic:blipFill>
                  <pic:spPr>
                    <a:xfrm>
                      <a:off x="0" y="0"/>
                      <a:ext cx="5400040" cy="2538095"/>
                    </a:xfrm>
                    <a:prstGeom prst="rect">
                      <a:avLst/>
                    </a:prstGeom>
                  </pic:spPr>
                </pic:pic>
              </a:graphicData>
            </a:graphic>
          </wp:inline>
        </w:drawing>
      </w:r>
    </w:p>
    <w:p w14:paraId="3AFD8975" w14:textId="77777777" w:rsidR="00911FA5" w:rsidRPr="00A77329" w:rsidRDefault="00911FA5" w:rsidP="00A77329">
      <w:r>
        <w:rPr>
          <w:noProof/>
        </w:rPr>
        <w:lastRenderedPageBreak/>
        <w:drawing>
          <wp:inline distT="0" distB="0" distL="0" distR="0" wp14:anchorId="688E84D1" wp14:editId="2285ED58">
            <wp:extent cx="5400040" cy="2425700"/>
            <wp:effectExtent l="0" t="0" r="0" b="0"/>
            <wp:docPr id="49182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25088" name=""/>
                    <pic:cNvPicPr/>
                  </pic:nvPicPr>
                  <pic:blipFill>
                    <a:blip r:embed="rId74"/>
                    <a:stretch>
                      <a:fillRect/>
                    </a:stretch>
                  </pic:blipFill>
                  <pic:spPr>
                    <a:xfrm>
                      <a:off x="0" y="0"/>
                      <a:ext cx="5400040" cy="2425700"/>
                    </a:xfrm>
                    <a:prstGeom prst="rect">
                      <a:avLst/>
                    </a:prstGeom>
                  </pic:spPr>
                </pic:pic>
              </a:graphicData>
            </a:graphic>
          </wp:inline>
        </w:drawing>
      </w:r>
    </w:p>
    <w:p w14:paraId="2B8F27A5" w14:textId="77777777" w:rsidR="008710C3" w:rsidRDefault="00BE30D4">
      <w:pPr>
        <w:pStyle w:val="Ttulo1"/>
        <w:rPr>
          <w:rFonts w:ascii="Times New Roman" w:eastAsia="Times New Roman" w:hAnsi="Times New Roman" w:cs="Times New Roman"/>
        </w:rPr>
      </w:pPr>
      <w:bookmarkStart w:id="162" w:name="_Toc241023326"/>
      <w:r>
        <w:rPr>
          <w:rFonts w:ascii="Times New Roman" w:eastAsia="Times New Roman" w:hAnsi="Times New Roman" w:cs="Times New Roman"/>
        </w:rPr>
        <w:t>T07. GESTIÓN DE BACKUP</w:t>
      </w:r>
      <w:bookmarkEnd w:id="162"/>
    </w:p>
    <w:p w14:paraId="2DF0AC20" w14:textId="77777777" w:rsidR="008710C3" w:rsidRDefault="00BE30D4">
      <w:pPr>
        <w:pStyle w:val="Ttulo2"/>
        <w:rPr>
          <w:rFonts w:ascii="Times New Roman" w:eastAsia="Times New Roman" w:hAnsi="Times New Roman" w:cs="Times New Roman"/>
        </w:rPr>
      </w:pPr>
      <w:bookmarkStart w:id="163" w:name="_Toc241023327"/>
      <w:r>
        <w:rPr>
          <w:rFonts w:ascii="Times New Roman" w:eastAsia="Times New Roman" w:hAnsi="Times New Roman" w:cs="Times New Roman"/>
        </w:rPr>
        <w:t>T07.1 Objetivo General</w:t>
      </w:r>
      <w:bookmarkEnd w:id="163"/>
    </w:p>
    <w:p w14:paraId="05081089" w14:textId="77777777" w:rsidR="008710C3" w:rsidRPr="008779CC" w:rsidRDefault="00BE30D4">
      <w:pPr>
        <w:pStyle w:val="Ttulo2"/>
        <w:rPr>
          <w:rFonts w:ascii="Times New Roman" w:eastAsia="Times New Roman" w:hAnsi="Times New Roman" w:cs="Times New Roman"/>
          <w:lang w:val="en-US"/>
        </w:rPr>
      </w:pPr>
      <w:bookmarkStart w:id="164" w:name="_Toc241023328"/>
      <w:r>
        <w:rPr>
          <w:rFonts w:ascii="Times New Roman" w:eastAsia="Times New Roman" w:hAnsi="Times New Roman" w:cs="Times New Roman"/>
          <w:lang w:val="en-US"/>
        </w:rPr>
        <w:t>T07.2 Pantalla UI</w:t>
      </w:r>
      <w:bookmarkEnd w:id="164"/>
    </w:p>
    <w:p w14:paraId="216F0122" w14:textId="77777777" w:rsidR="00763DD2" w:rsidRPr="00F44AFA" w:rsidRDefault="00763DD2" w:rsidP="00763DD2">
      <w:pPr>
        <w:rPr>
          <w:rFonts w:ascii="Times New Roman" w:eastAsia="Times New Roman" w:hAnsi="Times New Roman" w:cs="Times New Roman"/>
          <w:color w:val="000000"/>
          <w:lang w:val="en-US"/>
        </w:rPr>
      </w:pPr>
      <w:r>
        <w:rPr>
          <w:rFonts w:ascii="Times New Roman" w:eastAsia="Times New Roman" w:hAnsi="Times New Roman" w:cs="Times New Roman"/>
          <w:b/>
          <w:bCs/>
          <w:color w:val="000000"/>
          <w:lang w:val="en-US"/>
        </w:rPr>
        <w:t xml:space="preserve">Ruta recomendada para backup:</w:t>
      </w: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66FF"/>
          <w:lang w:val="en-US"/>
        </w:rPr>
        <w:t>C:\Program Files\Microsoft SQL Server\MSSQL15.SQLEXPRESS\MSSQL\Backup\NombreArchivo.bak</w:t>
      </w:r>
    </w:p>
    <w:p w14:paraId="3A8B3305" w14:textId="77777777" w:rsidR="00763DD2" w:rsidRDefault="00763DD2" w:rsidP="000A0741">
      <w:pPr>
        <w:rPr>
          <w:lang w:val="en-US"/>
        </w:rPr>
      </w:pPr>
    </w:p>
    <w:p w14:paraId="09310D1A" w14:textId="77777777" w:rsidR="00980856" w:rsidRDefault="00980856" w:rsidP="000A0741">
      <w:pPr>
        <w:rPr>
          <w:lang w:val="en-US"/>
        </w:rPr>
      </w:pPr>
    </w:p>
    <w:p w14:paraId="39D06075" w14:textId="77777777" w:rsidR="00980856" w:rsidRDefault="00980856" w:rsidP="000A0741">
      <w:pPr>
        <w:rPr>
          <w:lang w:val="en-US"/>
        </w:rPr>
      </w:pPr>
    </w:p>
    <w:p w14:paraId="0A114352" w14:textId="77777777" w:rsidR="00980856" w:rsidRDefault="00980856" w:rsidP="000A0741">
      <w:pPr>
        <w:rPr>
          <w:lang w:val="en-US"/>
        </w:rPr>
      </w:pPr>
    </w:p>
    <w:p w14:paraId="535059F5" w14:textId="77777777" w:rsidR="00980856" w:rsidRPr="007E120E" w:rsidRDefault="00980856" w:rsidP="000A0741">
      <w:pPr>
        <w:rPr>
          <w:b/>
          <w:bCs/>
          <w:lang w:val="en-US"/>
        </w:rPr>
      </w:pPr>
      <w:r>
        <w:rPr>
          <w:b/>
          <w:bCs/>
          <w:lang w:val="en-US"/>
        </w:rPr>
        <w:t>Backup</w:t>
      </w:r>
    </w:p>
    <w:p w14:paraId="4C97FC8C" w14:textId="77777777" w:rsidR="000A0741" w:rsidRDefault="005D4D0F" w:rsidP="000A0741">
      <w:r>
        <w:rPr>
          <w:noProof/>
        </w:rPr>
        <w:lastRenderedPageBreak/>
        <w:drawing>
          <wp:inline distT="0" distB="0" distL="0" distR="0" wp14:anchorId="2F77F477" wp14:editId="1CD9A5F4">
            <wp:extent cx="5400040" cy="2969895"/>
            <wp:effectExtent l="0" t="0" r="0" b="1905"/>
            <wp:docPr id="944850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0587" name=""/>
                    <pic:cNvPicPr/>
                  </pic:nvPicPr>
                  <pic:blipFill>
                    <a:blip r:embed="rId75"/>
                    <a:stretch>
                      <a:fillRect/>
                    </a:stretch>
                  </pic:blipFill>
                  <pic:spPr>
                    <a:xfrm>
                      <a:off x="0" y="0"/>
                      <a:ext cx="5400040" cy="2969895"/>
                    </a:xfrm>
                    <a:prstGeom prst="rect">
                      <a:avLst/>
                    </a:prstGeom>
                  </pic:spPr>
                </pic:pic>
              </a:graphicData>
            </a:graphic>
          </wp:inline>
        </w:drawing>
      </w:r>
    </w:p>
    <w:p w14:paraId="7DC059F4" w14:textId="77777777" w:rsidR="00DE337A" w:rsidRDefault="005A6721" w:rsidP="000A0741">
      <w:r>
        <w:rPr>
          <w:noProof/>
        </w:rPr>
        <w:drawing>
          <wp:inline distT="0" distB="0" distL="0" distR="0" wp14:anchorId="596D66C5" wp14:editId="004EA11C">
            <wp:extent cx="4860766" cy="1264920"/>
            <wp:effectExtent l="0" t="0" r="0" b="0"/>
            <wp:docPr id="153242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4614" name=""/>
                    <pic:cNvPicPr/>
                  </pic:nvPicPr>
                  <pic:blipFill>
                    <a:blip r:embed="rId76"/>
                    <a:stretch>
                      <a:fillRect/>
                    </a:stretch>
                  </pic:blipFill>
                  <pic:spPr>
                    <a:xfrm>
                      <a:off x="0" y="0"/>
                      <a:ext cx="4922580" cy="1281006"/>
                    </a:xfrm>
                    <a:prstGeom prst="rect">
                      <a:avLst/>
                    </a:prstGeom>
                  </pic:spPr>
                </pic:pic>
              </a:graphicData>
            </a:graphic>
          </wp:inline>
        </w:drawing>
      </w:r>
    </w:p>
    <w:p w14:paraId="5747D056" w14:textId="77777777" w:rsidR="007E120E" w:rsidRDefault="007E120E">
      <w:r>
        <w:br w:type="page"/>
      </w:r>
    </w:p>
    <w:p w14:paraId="79106641" w14:textId="77777777" w:rsidR="00DE337A" w:rsidRPr="007E120E" w:rsidRDefault="00DE337A" w:rsidP="000A0741">
      <w:pPr>
        <w:rPr>
          <w:b/>
          <w:bCs/>
        </w:rPr>
      </w:pPr>
      <w:r>
        <w:rPr>
          <w:b/>
          <w:bCs/>
        </w:rPr>
        <w:lastRenderedPageBreak/>
        <w:t>Restore</w:t>
      </w:r>
    </w:p>
    <w:p w14:paraId="052FC4DA" w14:textId="77777777" w:rsidR="00B62B27" w:rsidRDefault="005D4D0F" w:rsidP="000A0741">
      <w:r>
        <w:rPr>
          <w:noProof/>
        </w:rPr>
        <w:drawing>
          <wp:inline distT="0" distB="0" distL="0" distR="0" wp14:anchorId="1FE96A7D" wp14:editId="026FD8ED">
            <wp:extent cx="5400040" cy="2939415"/>
            <wp:effectExtent l="0" t="0" r="0" b="0"/>
            <wp:docPr id="55175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2661" name=""/>
                    <pic:cNvPicPr/>
                  </pic:nvPicPr>
                  <pic:blipFill>
                    <a:blip r:embed="rId77"/>
                    <a:stretch>
                      <a:fillRect/>
                    </a:stretch>
                  </pic:blipFill>
                  <pic:spPr>
                    <a:xfrm>
                      <a:off x="0" y="0"/>
                      <a:ext cx="5400040" cy="2939415"/>
                    </a:xfrm>
                    <a:prstGeom prst="rect">
                      <a:avLst/>
                    </a:prstGeom>
                  </pic:spPr>
                </pic:pic>
              </a:graphicData>
            </a:graphic>
          </wp:inline>
        </w:drawing>
      </w:r>
    </w:p>
    <w:p w14:paraId="149F8EC7" w14:textId="77777777" w:rsidR="00A77329" w:rsidRDefault="00A77329" w:rsidP="00A77329">
      <w:pPr>
        <w:pStyle w:val="Ttulo1"/>
        <w:rPr>
          <w:rFonts w:ascii="Times New Roman" w:eastAsia="Times New Roman" w:hAnsi="Times New Roman" w:cs="Times New Roman"/>
        </w:rPr>
      </w:pPr>
      <w:bookmarkStart w:id="165" w:name="_heading=h.1i76v4y45w99" w:colFirst="0" w:colLast="0"/>
      <w:bookmarkStart w:id="166" w:name="_Toc232509039"/>
      <w:bookmarkStart w:id="167" w:name="_Toc241023329"/>
      <w:bookmarkEnd w:id="165"/>
      <w:r>
        <w:rPr>
          <w:rFonts w:ascii="Times New Roman" w:eastAsia="Times New Roman" w:hAnsi="Times New Roman" w:cs="Times New Roman"/>
        </w:rPr>
        <w:t>T08. GESTIÓN DE DIGITO VERIFICADOR</w:t>
      </w:r>
      <w:bookmarkEnd w:id="166"/>
      <w:bookmarkEnd w:id="167"/>
    </w:p>
    <w:p w14:paraId="483528E2" w14:textId="77777777" w:rsidR="00A77329" w:rsidRDefault="00A77329" w:rsidP="00A77329">
      <w:pPr>
        <w:pStyle w:val="Ttulo2"/>
        <w:rPr>
          <w:rFonts w:ascii="Times New Roman" w:eastAsia="Times New Roman" w:hAnsi="Times New Roman" w:cs="Times New Roman"/>
          <w:sz w:val="30"/>
          <w:szCs w:val="30"/>
        </w:rPr>
      </w:pPr>
      <w:bookmarkStart w:id="168" w:name="_Toc232509040"/>
      <w:bookmarkStart w:id="169" w:name="_Toc241023330"/>
      <w:r>
        <w:rPr>
          <w:rFonts w:ascii="Times New Roman" w:eastAsia="Times New Roman" w:hAnsi="Times New Roman" w:cs="Times New Roman"/>
          <w:sz w:val="30"/>
          <w:szCs w:val="30"/>
        </w:rPr>
        <w:t>T08.1 Objetivo General</w:t>
      </w:r>
      <w:bookmarkEnd w:id="168"/>
      <w:bookmarkEnd w:id="169"/>
    </w:p>
    <w:p w14:paraId="3A6E2F9B" w14:textId="77777777" w:rsidR="00B71449" w:rsidRPr="00763DD2" w:rsidRDefault="00B71449" w:rsidP="00B71449">
      <w:pPr>
        <w:rPr>
          <w:rFonts w:ascii="Times New Roman" w:eastAsia="Times New Roman" w:hAnsi="Times New Roman" w:cs="Times New Roman"/>
          <w:color w:val="000000"/>
        </w:rPr>
      </w:pPr>
      <w:r>
        <w:rPr>
          <w:rFonts w:ascii="Times New Roman" w:eastAsia="Times New Roman" w:hAnsi="Times New Roman" w:cs="Times New Roman"/>
          <w:color w:val="000000"/>
        </w:rPr>
        <w:t>Se implementó un mecanismo de dígitos verificadores (DVH y DVV) sobre la tabla PRODUCTO utilizando el algoritmo SHA-256.</w:t>
      </w:r>
    </w:p>
    <w:p w14:paraId="30252E6B" w14:textId="77777777" w:rsidR="00B71449" w:rsidRPr="00763DD2" w:rsidRDefault="00B71449" w:rsidP="00B71449">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El DVH (Dígito Verificador Horizontal) se calcula individualmente para cada fila de la tabla PRODUCTO. El algoritmo recorre cada atributo de la entidad en un orden fijo y predeterminado. El algoritmo realiza una suma ponderada donde cada carácter de cada atributo se multiplica por su posición dentro del valor y por la posición del atributo dentro de la entidad. Esto permite detectar no solo modificaciones en el contenido sino también intercambios de posición entre caracteres o atributos. Los atributos que participan en el cálculo son: IdProducto, NombreProducto, PrecioProducto, TipoProducto, Descripción, Cantidad y CodigoProducto. El resultado de la suma se hashea con SHA-256 y se almacena en la columna DVH de la tabla PRODUCTO.</w:t>
      </w:r>
    </w:p>
    <w:p w14:paraId="1D7281EF" w14:textId="77777777" w:rsidR="00E2206A" w:rsidRDefault="00B71449" w:rsidP="00B71449">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El DVV (Dígito Verificador Vertical) se calcula a partir de todos los DVH de la tabla, también mediante una suma ponderada que incluye la posición de cada fila. El resultado de la suma se hashea con SHA-256 y se almacena en la tabla </w:t>
        <w:lastRenderedPageBreak/>
        <w:t xml:space="preserve">DIGITO_VERIFICADOR. Esto permite detectar si se agregaron, eliminaron o reordenaron filas fuera del sistema.</w:t>
      </w:r>
    </w:p>
    <w:p w14:paraId="4CEF771B" w14:textId="77777777" w:rsidR="00E2206A" w:rsidRDefault="00E2206A" w:rsidP="00E2206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El algoritmo para llevar a cabo esto es: </w:t>
      </w:r>
    </w:p>
    <w:p w14:paraId="19B91303" w14:textId="77777777" w:rsidR="00E2206A" w:rsidRPr="00E2206A" w:rsidRDefault="00E2206A">
      <w:pPr>
        <w:pStyle w:val="Prrafodelista"/>
        <w:numPr>
          <w:ilvl w:val="0"/>
          <w:numId w:val="13"/>
        </w:numPr>
        <w:rPr>
          <w:rFonts w:ascii="Times New Roman" w:eastAsia="Times New Roman" w:hAnsi="Times New Roman" w:cs="Times New Roman"/>
          <w:color w:val="000000"/>
        </w:rPr>
      </w:pPr>
      <w:r>
        <w:rPr>
          <w:rFonts w:ascii="Times New Roman" w:eastAsia="Times New Roman" w:hAnsi="Times New Roman" w:cs="Times New Roman"/>
          <w:b/>
          <w:bCs/>
          <w:color w:val="000000"/>
        </w:rPr>
        <w:t>DVH:</w:t>
      </w:r>
      <w:r>
        <w:rPr>
          <w:rFonts w:ascii="Times New Roman" w:eastAsia="Times New Roman" w:hAnsi="Times New Roman" w:cs="Times New Roman"/>
          <w:color w:val="000000"/>
        </w:rPr>
        <w:t xml:space="preserve"> suma += ASCII(c) × posChar × posAtributo → SHA256(suma)</w:t>
      </w:r>
    </w:p>
    <w:p w14:paraId="6C1B2983" w14:textId="77777777" w:rsidR="00E2206A" w:rsidRPr="00E2206A" w:rsidRDefault="00E2206A">
      <w:pPr>
        <w:pStyle w:val="Prrafodelista"/>
        <w:numPr>
          <w:ilvl w:val="0"/>
          <w:numId w:val="13"/>
        </w:numPr>
        <w:rPr>
          <w:rFonts w:ascii="Times New Roman" w:eastAsia="Times New Roman" w:hAnsi="Times New Roman" w:cs="Times New Roman"/>
          <w:color w:val="000000"/>
        </w:rPr>
      </w:pPr>
      <w:r>
        <w:rPr>
          <w:rFonts w:ascii="Times New Roman" w:eastAsia="Times New Roman" w:hAnsi="Times New Roman" w:cs="Times New Roman"/>
          <w:b/>
          <w:bCs/>
          <w:color w:val="000000"/>
        </w:rPr>
        <w:t>DVV:</w:t>
      </w:r>
      <w:r>
        <w:rPr>
          <w:rFonts w:ascii="Times New Roman" w:eastAsia="Times New Roman" w:hAnsi="Times New Roman" w:cs="Times New Roman"/>
          <w:color w:val="000000"/>
        </w:rPr>
        <w:t xml:space="preserve"> suma += ASCII(c) × posChar × posFila → SHA256(suma)</w:t>
      </w:r>
    </w:p>
    <w:p w14:paraId="6914751B" w14:textId="77777777" w:rsidR="00B2792E" w:rsidRPr="00B2792E" w:rsidRDefault="00B2792E" w:rsidP="00B2792E">
      <w:pPr>
        <w:pStyle w:val="Ttulo2"/>
        <w:rPr>
          <w:rFonts w:ascii="Times New Roman" w:eastAsia="Times New Roman" w:hAnsi="Times New Roman" w:cs="Times New Roman"/>
          <w:sz w:val="30"/>
          <w:szCs w:val="30"/>
        </w:rPr>
      </w:pPr>
      <w:bookmarkStart w:id="170" w:name="_Toc232509041"/>
      <w:bookmarkStart w:id="171" w:name="_Toc241023331"/>
      <w:r>
        <w:rPr>
          <w:rFonts w:ascii="Times New Roman" w:eastAsia="Times New Roman" w:hAnsi="Times New Roman" w:cs="Times New Roman"/>
          <w:sz w:val="30"/>
          <w:szCs w:val="30"/>
        </w:rPr>
        <w:t>T08.2 ¿Cómo funciona?</w:t>
      </w:r>
      <w:bookmarkEnd w:id="170"/>
      <w:bookmarkEnd w:id="171"/>
    </w:p>
    <w:p w14:paraId="50DD8A03" w14:textId="77777777" w:rsidR="002730F8" w:rsidRPr="00763DD2" w:rsidRDefault="00B71449" w:rsidP="00B71449">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Al iniciar la aplicación, antes de mostrar el login, se verifican ambos dígitos.En caso de error se informa al Usuario y se ofrecen dos opciones a realizar una vez ingresado al sistema: </w:t>
      </w:r>
    </w:p>
    <w:p w14:paraId="5E0482EF" w14:textId="77777777" w:rsidR="002730F8" w:rsidRPr="00763DD2" w:rsidRDefault="002730F8">
      <w:pPr>
        <w:pStyle w:val="Prrafodelista"/>
        <w:numPr>
          <w:ilvl w:val="1"/>
          <w:numId w:val="10"/>
        </w:numPr>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Restaurar desde el último backup:</w:t>
      </w:r>
      <w:r>
        <w:rPr>
          <w:rFonts w:ascii="Times New Roman" w:eastAsia="Times New Roman" w:hAnsi="Times New Roman" w:cs="Times New Roman"/>
          <w:color w:val="000000"/>
        </w:rPr>
        <w:t xml:space="preserve"> Restaura la base de datos completa desde un archivo .bak generado previamente en el mismo menú “Generar Backup”. Se usa cuando los datos fueron alterados maliciosamente y se desea volver al estado anterior.</w:t>
      </w:r>
    </w:p>
    <w:p w14:paraId="6E1FEF9A" w14:textId="77777777" w:rsidR="00763DD2" w:rsidRPr="00763DD2" w:rsidRDefault="00763DD2" w:rsidP="00763DD2">
      <w:pPr>
        <w:rPr>
          <w:rFonts w:ascii="Times New Roman" w:eastAsia="Times New Roman" w:hAnsi="Times New Roman" w:cs="Times New Roman"/>
          <w:color w:val="000000"/>
        </w:rPr>
      </w:pPr>
    </w:p>
    <w:p w14:paraId="5A37CC8C" w14:textId="77777777" w:rsidR="00B71449" w:rsidRPr="00763DD2" w:rsidRDefault="002730F8">
      <w:pPr>
        <w:pStyle w:val="Prrafodelista"/>
        <w:numPr>
          <w:ilvl w:val="1"/>
          <w:numId w:val="10"/>
        </w:numPr>
        <w:rPr>
          <w:rFonts w:ascii="Times New Roman" w:eastAsia="Times New Roman" w:hAnsi="Times New Roman" w:cs="Times New Roman"/>
          <w:color w:val="000000"/>
        </w:rPr>
      </w:pPr>
      <w:r>
        <w:rPr>
          <w:rFonts w:ascii="Times New Roman" w:eastAsia="Times New Roman" w:hAnsi="Times New Roman" w:cs="Times New Roman"/>
          <w:b/>
          <w:bCs/>
          <w:color w:val="000000"/>
        </w:rPr>
        <w:t>Recalcular los dígitos aceptando los datos actuales:</w:t>
      </w:r>
      <w:r>
        <w:rPr>
          <w:rFonts w:ascii="Times New Roman" w:eastAsia="Times New Roman" w:hAnsi="Times New Roman" w:cs="Times New Roman"/>
          <w:color w:val="000000"/>
        </w:rPr>
        <w:t xml:space="preserve"> Recalcula todos los DVH fila por fila con los datos actuales y recalcula el DVV. Se usa cuando los datos son correctos pero los dígitos están desactualizados o el algoritmo fue modificado.</w:t>
      </w:r>
    </w:p>
    <w:p w14:paraId="29AEFC64" w14:textId="77777777" w:rsidR="005B4D6B" w:rsidRDefault="005B4D6B" w:rsidP="005B4D6B">
      <w:pPr>
        <w:pStyle w:val="Ttulo2"/>
        <w:rPr>
          <w:rFonts w:ascii="Times New Roman" w:eastAsia="Times New Roman" w:hAnsi="Times New Roman" w:cs="Times New Roman"/>
          <w:sz w:val="30"/>
          <w:szCs w:val="30"/>
        </w:rPr>
      </w:pPr>
      <w:bookmarkStart w:id="172" w:name="_Toc232509042"/>
      <w:bookmarkStart w:id="173" w:name="_Toc241023332"/>
      <w:r>
        <w:rPr>
          <w:rFonts w:ascii="Times New Roman" w:eastAsia="Times New Roman" w:hAnsi="Times New Roman" w:cs="Times New Roman"/>
          <w:sz w:val="30"/>
          <w:szCs w:val="30"/>
        </w:rPr>
        <w:t>T08.3 Diagrama de Clases</w:t>
      </w:r>
      <w:bookmarkEnd w:id="172"/>
      <w:bookmarkEnd w:id="173"/>
    </w:p>
    <w:p w14:paraId="39154086" w14:textId="77777777" w:rsidR="005B4D6B" w:rsidRPr="005B4D6B" w:rsidRDefault="00A5373C" w:rsidP="005B4D6B">
      <w:r>
        <w:rPr>
          <w:noProof/>
        </w:rPr>
        <w:drawing>
          <wp:inline distT="0" distB="0" distL="0" distR="0" wp14:anchorId="098B158E" wp14:editId="686BD9FE">
            <wp:extent cx="3878580" cy="2293620"/>
            <wp:effectExtent l="0" t="0" r="7620" b="0"/>
            <wp:docPr id="21139112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878580" cy="2293620"/>
                    </a:xfrm>
                    <a:prstGeom prst="rect">
                      <a:avLst/>
                    </a:prstGeom>
                    <a:noFill/>
                    <a:ln>
                      <a:noFill/>
                    </a:ln>
                  </pic:spPr>
                </pic:pic>
              </a:graphicData>
            </a:graphic>
          </wp:inline>
        </w:drawing>
      </w:r>
    </w:p>
    <w:p w14:paraId="7F59375B" w14:textId="77777777" w:rsidR="005B4D6B" w:rsidRDefault="005B4D6B" w:rsidP="005B4D6B">
      <w:pPr>
        <w:pStyle w:val="Ttulo2"/>
        <w:rPr>
          <w:rFonts w:ascii="Times New Roman" w:eastAsia="Times New Roman" w:hAnsi="Times New Roman" w:cs="Times New Roman"/>
          <w:sz w:val="30"/>
          <w:szCs w:val="30"/>
        </w:rPr>
      </w:pPr>
      <w:bookmarkStart w:id="174" w:name="_Toc232509043"/>
      <w:bookmarkStart w:id="175" w:name="_Toc241023333"/>
      <w:r>
        <w:rPr>
          <w:rFonts w:ascii="Times New Roman" w:eastAsia="Times New Roman" w:hAnsi="Times New Roman" w:cs="Times New Roman"/>
          <w:sz w:val="30"/>
          <w:szCs w:val="30"/>
        </w:rPr>
        <w:lastRenderedPageBreak/>
        <w:t>T08.4 Der</w:t>
      </w:r>
      <w:bookmarkEnd w:id="174"/>
      <w:bookmarkEnd w:id="175"/>
    </w:p>
    <w:p w14:paraId="1CADA6BB" w14:textId="77777777" w:rsidR="0069292F" w:rsidRPr="0069292F" w:rsidRDefault="00A5373C" w:rsidP="0069292F">
      <w:r>
        <w:rPr>
          <w:noProof/>
        </w:rPr>
        <w:drawing>
          <wp:inline distT="0" distB="0" distL="0" distR="0" wp14:anchorId="06FD4D6C" wp14:editId="282071A4">
            <wp:extent cx="1981200" cy="1348740"/>
            <wp:effectExtent l="0" t="0" r="0" b="3810"/>
            <wp:docPr id="162785250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81200" cy="1348740"/>
                    </a:xfrm>
                    <a:prstGeom prst="rect">
                      <a:avLst/>
                    </a:prstGeom>
                    <a:noFill/>
                    <a:ln>
                      <a:noFill/>
                    </a:ln>
                  </pic:spPr>
                </pic:pic>
              </a:graphicData>
            </a:graphic>
          </wp:inline>
        </w:drawing>
      </w:r>
    </w:p>
    <w:p w14:paraId="4CE21366" w14:textId="77777777" w:rsidR="005D4D0F" w:rsidRDefault="005D4D0F" w:rsidP="005D4D0F">
      <w:pPr>
        <w:pStyle w:val="Ttulo2"/>
        <w:rPr>
          <w:rFonts w:ascii="Times New Roman" w:eastAsia="Times New Roman" w:hAnsi="Times New Roman" w:cs="Times New Roman"/>
          <w:sz w:val="30"/>
          <w:szCs w:val="30"/>
        </w:rPr>
      </w:pPr>
      <w:bookmarkStart w:id="176" w:name="_Toc232509044"/>
      <w:bookmarkStart w:id="177" w:name="_Toc241023334"/>
      <w:r>
        <w:rPr>
          <w:rFonts w:ascii="Times New Roman" w:eastAsia="Times New Roman" w:hAnsi="Times New Roman" w:cs="Times New Roman"/>
          <w:sz w:val="30"/>
          <w:szCs w:val="30"/>
        </w:rPr>
        <w:t>T08.5 Diagrama Secuencia del Sistema - Funcionamiento General de Digito Verificador</w:t>
      </w:r>
      <w:bookmarkEnd w:id="176"/>
      <w:bookmarkEnd w:id="177"/>
    </w:p>
    <w:p w14:paraId="180F0421" w14:textId="77777777" w:rsidR="00B50DCF" w:rsidRPr="00B50DCF" w:rsidRDefault="00F102C3" w:rsidP="00B50DCF">
      <w:r>
        <w:rPr>
          <w:noProof/>
        </w:rPr>
        <w:drawing>
          <wp:inline distT="0" distB="0" distL="0" distR="0" wp14:anchorId="21310BB2" wp14:editId="52A3693F">
            <wp:extent cx="5539740" cy="5112404"/>
            <wp:effectExtent l="0" t="0" r="3810" b="0"/>
            <wp:docPr id="1997578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49255" cy="5121185"/>
                    </a:xfrm>
                    <a:prstGeom prst="rect">
                      <a:avLst/>
                    </a:prstGeom>
                    <a:noFill/>
                    <a:ln>
                      <a:noFill/>
                    </a:ln>
                  </pic:spPr>
                </pic:pic>
              </a:graphicData>
            </a:graphic>
          </wp:inline>
        </w:drawing>
      </w:r>
    </w:p>
    <w:p w14:paraId="131E11D3" w14:textId="77777777" w:rsidR="00B50DCF" w:rsidRPr="00B50DCF" w:rsidRDefault="00B50DCF" w:rsidP="00B50DCF"/>
    <w:p w14:paraId="039E8919" w14:textId="77777777" w:rsidR="005D4D0F" w:rsidRDefault="005D4D0F" w:rsidP="005D4D0F">
      <w:r>
        <w:rPr>
          <w:noProof/>
        </w:rPr>
        <w:drawing>
          <wp:inline distT="0" distB="0" distL="0" distR="0" wp14:anchorId="7BD9FB9E" wp14:editId="46AAD4D9">
            <wp:extent cx="5400040" cy="3173730"/>
            <wp:effectExtent l="0" t="0" r="0" b="7620"/>
            <wp:docPr id="1161192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00040" cy="3173730"/>
                    </a:xfrm>
                    <a:prstGeom prst="rect">
                      <a:avLst/>
                    </a:prstGeom>
                    <a:noFill/>
                    <a:ln>
                      <a:noFill/>
                    </a:ln>
                  </pic:spPr>
                </pic:pic>
              </a:graphicData>
            </a:graphic>
          </wp:inline>
        </w:drawing>
      </w:r>
    </w:p>
    <w:p w14:paraId="73FE3575" w14:textId="77777777" w:rsidR="005D4D0F" w:rsidRPr="005D4D0F" w:rsidRDefault="005D4D0F" w:rsidP="005D4D0F">
      <w:r>
        <w:rPr>
          <w:noProof/>
        </w:rPr>
        <w:drawing>
          <wp:inline distT="0" distB="0" distL="0" distR="0" wp14:anchorId="512B87AE" wp14:editId="1CF3BDFF">
            <wp:extent cx="5400040" cy="3048000"/>
            <wp:effectExtent l="0" t="0" r="0" b="0"/>
            <wp:docPr id="1945475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00040" cy="3048000"/>
                    </a:xfrm>
                    <a:prstGeom prst="rect">
                      <a:avLst/>
                    </a:prstGeom>
                    <a:noFill/>
                    <a:ln>
                      <a:noFill/>
                    </a:ln>
                  </pic:spPr>
                </pic:pic>
              </a:graphicData>
            </a:graphic>
          </wp:inline>
        </w:drawing>
      </w:r>
    </w:p>
    <w:p w14:paraId="7A55BE3D" w14:textId="77777777" w:rsidR="000A0741" w:rsidRDefault="000A0741" w:rsidP="000A0741">
      <w:pPr>
        <w:pStyle w:val="Ttulo2"/>
        <w:rPr>
          <w:rFonts w:ascii="Times New Roman" w:eastAsia="Times New Roman" w:hAnsi="Times New Roman" w:cs="Times New Roman"/>
          <w:sz w:val="30"/>
          <w:szCs w:val="30"/>
        </w:rPr>
      </w:pPr>
      <w:bookmarkStart w:id="178" w:name="_Toc232509045"/>
      <w:bookmarkStart w:id="179" w:name="_Toc241023335"/>
      <w:r>
        <w:rPr>
          <w:rFonts w:ascii="Times New Roman" w:eastAsia="Times New Roman" w:hAnsi="Times New Roman" w:cs="Times New Roman"/>
          <w:sz w:val="30"/>
          <w:szCs w:val="30"/>
        </w:rPr>
        <w:lastRenderedPageBreak/>
        <w:t>T08.6 Pantalla UI</w:t>
      </w:r>
      <w:bookmarkEnd w:id="178"/>
      <w:bookmarkEnd w:id="179"/>
    </w:p>
    <w:p w14:paraId="46702A5D" w14:textId="77777777" w:rsidR="000A0741" w:rsidRDefault="000A0741" w:rsidP="000A0741">
      <w:r>
        <w:rPr>
          <w:noProof/>
        </w:rPr>
        <w:drawing>
          <wp:inline distT="0" distB="0" distL="0" distR="0" wp14:anchorId="3E7D6EB0" wp14:editId="4DB4508F">
            <wp:extent cx="1264920" cy="868196"/>
            <wp:effectExtent l="0" t="0" r="0" b="8255"/>
            <wp:docPr id="62596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1735" name=""/>
                    <pic:cNvPicPr/>
                  </pic:nvPicPr>
                  <pic:blipFill>
                    <a:blip r:embed="rId83"/>
                    <a:stretch>
                      <a:fillRect/>
                    </a:stretch>
                  </pic:blipFill>
                  <pic:spPr>
                    <a:xfrm>
                      <a:off x="0" y="0"/>
                      <a:ext cx="1267310" cy="869836"/>
                    </a:xfrm>
                    <a:prstGeom prst="rect">
                      <a:avLst/>
                    </a:prstGeom>
                  </pic:spPr>
                </pic:pic>
              </a:graphicData>
            </a:graphic>
          </wp:inline>
        </w:drawing>
        <w:drawing>
          <wp:inline distT="0" distB="0" distL="0" distR="0" wp14:anchorId="668519A5" wp14:editId="11BC12A6">
            <wp:extent cx="4389120" cy="2910424"/>
            <wp:effectExtent l="0" t="0" r="0" b="4445"/>
            <wp:docPr id="1588483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3777" name=""/>
                    <pic:cNvPicPr/>
                  </pic:nvPicPr>
                  <pic:blipFill>
                    <a:blip r:embed="rId84"/>
                    <a:stretch>
                      <a:fillRect/>
                    </a:stretch>
                  </pic:blipFill>
                  <pic:spPr>
                    <a:xfrm>
                      <a:off x="0" y="0"/>
                      <a:ext cx="4390563" cy="2911381"/>
                    </a:xfrm>
                    <a:prstGeom prst="rect">
                      <a:avLst/>
                    </a:prstGeom>
                  </pic:spPr>
                </pic:pic>
              </a:graphicData>
            </a:graphic>
          </wp:inline>
        </w:drawing>
      </w:r>
    </w:p>
    <w:p w14:paraId="58160388" w14:textId="77777777" w:rsidR="00763DD2" w:rsidRPr="00763DD2" w:rsidRDefault="00763DD2" w:rsidP="00763DD2">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El formulario BackUp-Restore permite al usuario realizar cuatro operaciones: Crear BackUp genera un archivo .bak en la ruta especificada usando el SP RealizarBackup. Restaurar Base restaura la base de datos completa desde un archivo .bak usando el SP RealizarRestore. Ver Error DV ejecuta la verificación de integridad y muestra los errores encontrados. Solucionar Errores recalcula todos los DVH y DVV aceptando los datos actuales.</w:t>
      </w:r>
    </w:p>
    <w:p w14:paraId="5F9258C3" w14:textId="77777777" w:rsidR="008710C3" w:rsidRDefault="00BE30D4">
      <w:pPr>
        <w:pStyle w:val="Ttulo1"/>
        <w:rPr>
          <w:rFonts w:ascii="Times New Roman" w:eastAsia="Times New Roman" w:hAnsi="Times New Roman" w:cs="Times New Roman"/>
        </w:rPr>
      </w:pPr>
      <w:bookmarkStart w:id="180" w:name="_Toc241023336"/>
      <w:r>
        <w:rPr>
          <w:rFonts w:ascii="Times New Roman" w:eastAsia="Times New Roman" w:hAnsi="Times New Roman" w:cs="Times New Roman"/>
        </w:rPr>
        <w:t>ÍTEMS ADICIONALES DESARROLLADOS</w:t>
      </w:r>
      <w:bookmarkEnd w:id="180"/>
    </w:p>
    <w:p w14:paraId="0C642150" w14:textId="77777777" w:rsidR="008710C3" w:rsidRDefault="00BE30D4">
      <w:pPr>
        <w:pStyle w:val="font-claude-response-body"/>
      </w:pPr>
      <w:r>
        <w:t>Las siguientes dos gestiones fueron desarrolladas para el sistema, pero no forman parte de la numeración oficial T00 de la Carpeta Modelo (no son T01–T08). Se dejan documentadas aparte, como funcionalidad de base (ABM) sobre la que se apoyan los procesos de negocio de N00.</w:t>
      </w:r>
    </w:p>
    <w:p w14:paraId="785E9FD3" w14:textId="77777777" w:rsidR="006F36B5" w:rsidRPr="00375954" w:rsidRDefault="00BE30D4">
      <w:pPr>
        <w:pStyle w:val="Ttulo1"/>
        <w:rPr>
          <w:rFonts w:ascii="Times New Roman" w:eastAsia="Times New Roman" w:hAnsi="Times New Roman" w:cs="Times New Roman"/>
        </w:rPr>
      </w:pPr>
      <w:bookmarkStart w:id="181" w:name="_heading=h.j92yilbr9zt7" w:colFirst="0" w:colLast="0"/>
      <w:bookmarkStart w:id="182" w:name="_Toc232508997"/>
      <w:bookmarkStart w:id="183" w:name="_Toc241023337"/>
      <w:bookmarkEnd w:id="181"/>
      <w:r>
        <w:rPr>
          <w:rFonts w:ascii="Times New Roman" w:eastAsia="Times New Roman" w:hAnsi="Times New Roman" w:cs="Times New Roman"/>
        </w:rPr>
        <w:lastRenderedPageBreak/>
        <w:t>GESTIÓN DE USUARIOS (ítem adicional)</w:t>
      </w:r>
      <w:bookmarkEnd w:id="182"/>
      <w:bookmarkEnd w:id="183"/>
    </w:p>
    <w:p w14:paraId="61265078" w14:textId="77777777" w:rsidR="006F36B5" w:rsidRDefault="00BE30D4">
      <w:pPr>
        <w:pStyle w:val="Ttulo2"/>
        <w:rPr>
          <w:rFonts w:ascii="Times New Roman" w:eastAsia="Times New Roman" w:hAnsi="Times New Roman" w:cs="Times New Roman"/>
          <w:sz w:val="30"/>
          <w:szCs w:val="30"/>
        </w:rPr>
      </w:pPr>
      <w:bookmarkStart w:id="184" w:name="_Toc232508998"/>
      <w:bookmarkStart w:id="185" w:name="_Toc241023338"/>
      <w:r>
        <w:rPr>
          <w:rFonts w:ascii="Times New Roman" w:eastAsia="Times New Roman" w:hAnsi="Times New Roman" w:cs="Times New Roman"/>
          <w:sz w:val="30"/>
          <w:szCs w:val="30"/>
        </w:rPr>
        <w:t>3.1 Objetivo General</w:t>
      </w:r>
      <w:bookmarkEnd w:id="184"/>
      <w:bookmarkEnd w:id="185"/>
    </w:p>
    <w:p w14:paraId="15E9FE50" w14:textId="77777777" w:rsidR="00DA2B97" w:rsidRPr="00DA2B97" w:rsidRDefault="00DA2B97" w:rsidP="00DA2B97">
      <w:r>
        <w:t xml:space="preserve">El módulo de Gestión de Usuarios permite al usuario “Administrador” del sistema realizar las operaciones de alta, baja y modificación de usuarios. Cada usuario cuenta con datos personales (nombre, apellido, DNI, correo electrónico y contraseña). La contraseña es almacenada de forma segura mediante el algoritmo SHA-256. El sistema valida los datos ingresados antes de realizar cualquier operación y registra cada acción en la Bitácora para garantizar la trazabilidad completa.</w:t>
      </w:r>
    </w:p>
    <w:p w14:paraId="4CCDFA0F" w14:textId="77777777" w:rsidR="00686A2A" w:rsidRDefault="00BE30D4">
      <w:pPr>
        <w:pStyle w:val="Ttulo2"/>
        <w:rPr>
          <w:rFonts w:ascii="Times New Roman" w:eastAsia="Times New Roman" w:hAnsi="Times New Roman" w:cs="Times New Roman"/>
          <w:sz w:val="30"/>
          <w:szCs w:val="30"/>
        </w:rPr>
      </w:pPr>
      <w:bookmarkStart w:id="186" w:name="_Toc232508999"/>
      <w:bookmarkStart w:id="187" w:name="_Toc241023339"/>
      <w:r>
        <w:rPr>
          <w:rFonts w:ascii="Times New Roman" w:eastAsia="Times New Roman" w:hAnsi="Times New Roman" w:cs="Times New Roman"/>
          <w:sz w:val="30"/>
          <w:szCs w:val="30"/>
        </w:rPr>
        <w:t>3.2 Diagrama de Clases</w:t>
      </w:r>
      <w:bookmarkEnd w:id="186"/>
      <w:bookmarkEnd w:id="187"/>
    </w:p>
    <w:p w14:paraId="14FEF7BB" w14:textId="77777777" w:rsidR="00686A2A" w:rsidRPr="00686A2A" w:rsidRDefault="00925FE5" w:rsidP="00686A2A">
      <w:r>
        <w:rPr>
          <w:rFonts w:ascii="Times New Roman" w:hAnsi="Times New Roman" w:cs="Times New Roman"/>
          <w:noProof/>
        </w:rPr>
        <w:drawing>
          <wp:inline distT="0" distB="0" distL="0" distR="0" wp14:anchorId="788C80FB" wp14:editId="4680EEB1">
            <wp:extent cx="4157980" cy="3017274"/>
            <wp:effectExtent l="0" t="0" r="0" b="0"/>
            <wp:docPr id="8440158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159539" cy="3018405"/>
                    </a:xfrm>
                    <a:prstGeom prst="rect">
                      <a:avLst/>
                    </a:prstGeom>
                    <a:noFill/>
                    <a:ln>
                      <a:noFill/>
                    </a:ln>
                  </pic:spPr>
                </pic:pic>
              </a:graphicData>
            </a:graphic>
          </wp:inline>
        </w:drawing>
      </w:r>
      <w:r>
        <w:t xml:space="preserve"> </w:t>
      </w:r>
    </w:p>
    <w:p w14:paraId="14727217" w14:textId="77777777" w:rsidR="006F36B5" w:rsidRDefault="00686A2A">
      <w:pPr>
        <w:pStyle w:val="Ttulo2"/>
        <w:rPr>
          <w:rFonts w:ascii="Times New Roman" w:eastAsia="Times New Roman" w:hAnsi="Times New Roman" w:cs="Times New Roman"/>
          <w:sz w:val="30"/>
          <w:szCs w:val="30"/>
        </w:rPr>
      </w:pPr>
      <w:bookmarkStart w:id="188" w:name="_Toc232509000"/>
      <w:bookmarkStart w:id="189" w:name="_Toc241023340"/>
      <w:r>
        <w:rPr>
          <w:rFonts w:ascii="Times New Roman" w:eastAsia="Times New Roman" w:hAnsi="Times New Roman" w:cs="Times New Roman"/>
          <w:sz w:val="30"/>
          <w:szCs w:val="30"/>
        </w:rPr>
        <w:lastRenderedPageBreak/>
        <w:t xml:space="preserve">3.3 Der</w:t>
      </w:r>
      <w:bookmarkEnd w:id="188"/>
      <w:bookmarkEnd w:id="189"/>
    </w:p>
    <w:p w14:paraId="058F95D4" w14:textId="77777777" w:rsidR="00070401" w:rsidRPr="00070401" w:rsidRDefault="00A5373C" w:rsidP="00070401">
      <w:r>
        <w:rPr>
          <w:noProof/>
        </w:rPr>
        <w:drawing>
          <wp:inline distT="0" distB="0" distL="0" distR="0" wp14:anchorId="410E23CC" wp14:editId="0133EDAC">
            <wp:extent cx="4351020" cy="2072640"/>
            <wp:effectExtent l="0" t="0" r="0" b="3810"/>
            <wp:docPr id="112079833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51020" cy="2072640"/>
                    </a:xfrm>
                    <a:prstGeom prst="rect">
                      <a:avLst/>
                    </a:prstGeom>
                    <a:noFill/>
                    <a:ln>
                      <a:noFill/>
                    </a:ln>
                  </pic:spPr>
                </pic:pic>
              </a:graphicData>
            </a:graphic>
          </wp:inline>
        </w:drawing>
      </w:r>
    </w:p>
    <w:p w14:paraId="7073A5B4" w14:textId="77777777" w:rsidR="006F36B5" w:rsidRPr="00375954" w:rsidRDefault="00BE30D4">
      <w:pPr>
        <w:pStyle w:val="Ttulo2"/>
        <w:rPr>
          <w:rFonts w:ascii="Times New Roman" w:eastAsia="Times New Roman" w:hAnsi="Times New Roman" w:cs="Times New Roman"/>
          <w:sz w:val="30"/>
          <w:szCs w:val="30"/>
        </w:rPr>
      </w:pPr>
      <w:bookmarkStart w:id="190" w:name="_Toc232509001"/>
      <w:bookmarkStart w:id="191" w:name="_Toc241023341"/>
      <w:r>
        <w:rPr>
          <w:rFonts w:ascii="Times New Roman" w:eastAsia="Times New Roman" w:hAnsi="Times New Roman" w:cs="Times New Roman"/>
          <w:sz w:val="30"/>
          <w:szCs w:val="30"/>
        </w:rPr>
        <w:t xml:space="preserve">3.4 Diagrama ABM Usuario</w:t>
      </w:r>
      <w:bookmarkEnd w:id="190"/>
      <w:bookmarkEnd w:id="191"/>
      <w:r>
        <w:rPr>
          <w:rFonts w:ascii="Times New Roman" w:eastAsia="Times New Roman" w:hAnsi="Times New Roman" w:cs="Times New Roman"/>
          <w:sz w:val="30"/>
          <w:szCs w:val="30"/>
        </w:rPr>
        <w:t xml:space="preserve"> </w:t>
      </w:r>
    </w:p>
    <w:p w14:paraId="1FA8D35E" w14:textId="77777777" w:rsidR="00F60F28" w:rsidRPr="00375954" w:rsidRDefault="00FB28AA" w:rsidP="00F60F28">
      <w:pPr>
        <w:rPr>
          <w:rFonts w:ascii="Times New Roman" w:eastAsia="Times New Roman" w:hAnsi="Times New Roman" w:cs="Times New Roman"/>
          <w:sz w:val="30"/>
          <w:szCs w:val="30"/>
        </w:rPr>
      </w:pPr>
      <w:r>
        <w:rPr>
          <w:rFonts w:ascii="Times New Roman" w:eastAsia="Times New Roman" w:hAnsi="Times New Roman" w:cs="Times New Roman"/>
          <w:noProof/>
          <w:sz w:val="30"/>
          <w:szCs w:val="30"/>
        </w:rPr>
        <w:drawing>
          <wp:inline distT="0" distB="0" distL="0" distR="0" wp14:anchorId="75ADD84F" wp14:editId="62B52E98">
            <wp:extent cx="2417445" cy="2313940"/>
            <wp:effectExtent l="0" t="0" r="1905" b="0"/>
            <wp:docPr id="147580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17445" cy="2313940"/>
                    </a:xfrm>
                    <a:prstGeom prst="rect">
                      <a:avLst/>
                    </a:prstGeom>
                    <a:noFill/>
                    <a:ln>
                      <a:noFill/>
                    </a:ln>
                  </pic:spPr>
                </pic:pic>
              </a:graphicData>
            </a:graphic>
          </wp:inline>
        </w:drawing>
      </w:r>
    </w:p>
    <w:p w14:paraId="2AC1830F" w14:textId="77777777" w:rsidR="008F5E1A" w:rsidRPr="00375954" w:rsidRDefault="008F5E1A" w:rsidP="008F5E1A">
      <w:pPr>
        <w:rPr>
          <w:rFonts w:ascii="Times New Roman" w:hAnsi="Times New Roman" w:cs="Times New Roman"/>
        </w:rPr>
      </w:pPr>
    </w:p>
    <w:p w14:paraId="5CCD9BFB" w14:textId="77777777" w:rsidR="0060654A" w:rsidRPr="00375954" w:rsidRDefault="00BE30D4" w:rsidP="00DC266C">
      <w:pPr>
        <w:pStyle w:val="Ttulo2"/>
        <w:rPr>
          <w:rFonts w:ascii="Times New Roman" w:eastAsia="Times New Roman" w:hAnsi="Times New Roman" w:cs="Times New Roman"/>
          <w:sz w:val="30"/>
          <w:szCs w:val="30"/>
        </w:rPr>
      </w:pPr>
      <w:bookmarkStart w:id="192" w:name="_Toc232509002"/>
      <w:bookmarkStart w:id="193" w:name="_Toc241023342"/>
      <w:r>
        <w:rPr>
          <w:rFonts w:ascii="Times New Roman" w:eastAsia="Times New Roman" w:hAnsi="Times New Roman" w:cs="Times New Roman"/>
          <w:sz w:val="30"/>
          <w:szCs w:val="30"/>
        </w:rPr>
        <w:t xml:space="preserve">3.5 CU003 Registrar Usuario</w:t>
      </w:r>
      <w:bookmarkEnd w:id="192"/>
      <w:bookmarkEnd w:id="193"/>
    </w:p>
    <w:p w14:paraId="56E5DB9A" w14:textId="77777777" w:rsidR="006F36B5" w:rsidRPr="00375954" w:rsidRDefault="00BE30D4">
      <w:pPr>
        <w:pStyle w:val="Ttulo3"/>
        <w:rPr>
          <w:rFonts w:ascii="Times New Roman" w:eastAsia="Times New Roman" w:hAnsi="Times New Roman" w:cs="Times New Roman"/>
        </w:rPr>
      </w:pPr>
      <w:bookmarkStart w:id="194" w:name="_Toc232509003"/>
      <w:bookmarkStart w:id="195" w:name="_Toc241023343"/>
      <w:r>
        <w:rPr>
          <w:rFonts w:ascii="Times New Roman" w:eastAsia="Times New Roman" w:hAnsi="Times New Roman" w:cs="Times New Roman"/>
        </w:rPr>
        <w:t xml:space="preserve">3.5.1 Especificación CU</w:t>
      </w:r>
      <w:bookmarkEnd w:id="194"/>
      <w:bookmarkEnd w:id="195"/>
      <w:r>
        <w:rPr>
          <w:rFonts w:ascii="Times New Roman" w:eastAsia="Times New Roman" w:hAnsi="Times New Roman" w:cs="Times New Roman"/>
        </w:rPr>
        <w:t xml:space="preserve"> </w:t>
      </w:r>
    </w:p>
    <w:tbl>
      <w:tblPr>
        <w:tblStyle w:val="7"/>
        <w:tblW w:w="8494" w:type="dxa"/>
        <w:tblInd w:w="0" w:type="dxa"/>
        <w:tblLayout w:type="fixed"/>
        <w:tblLook w:val="0400" w:firstRow="0" w:lastRow="0" w:firstColumn="0" w:lastColumn="0" w:noHBand="0" w:noVBand="1"/>
      </w:tblPr>
      <w:tblGrid>
        <w:gridCol w:w="8494"/>
      </w:tblGrid>
      <w:tr w:rsidR="00FD6E2C" w:rsidRPr="00375954" w14:paraId="1F209619" w14:textId="77777777" w:rsidTr="00BE30D4">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B26809B"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 xml:space="preserve">CU 003 – Registrar Usuario </w:t>
            </w:r>
          </w:p>
        </w:tc>
      </w:tr>
      <w:tr w:rsidR="00FD6E2C" w:rsidRPr="00375954" w14:paraId="4D49ADDE" w14:textId="77777777" w:rsidTr="00BE30D4">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02B041D"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FD6E2C" w:rsidRPr="00375954" w14:paraId="799E6B50" w14:textId="77777777" w:rsidTr="00BE30D4">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E9FF59E"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 xml:space="preserve">El caso de uso permitirá al usuario registrar un nuevo usuario en el sistema</w:t>
            </w:r>
            <w:r>
              <w:rPr>
                <w:rFonts w:ascii="Times New Roman" w:eastAsia="Times New Roman" w:hAnsi="Times New Roman" w:cs="Times New Roman"/>
                <w:b/>
                <w:bCs/>
                <w:color w:val="000000"/>
              </w:rPr>
              <w:t>  </w:t>
            </w:r>
          </w:p>
        </w:tc>
      </w:tr>
      <w:tr w:rsidR="00FD6E2C" w:rsidRPr="00375954" w14:paraId="6E39E3F8" w14:textId="77777777" w:rsidTr="00BE30D4">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D87CFC0"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Usuario</w:t>
            </w:r>
          </w:p>
        </w:tc>
      </w:tr>
      <w:tr w:rsidR="00FD6E2C" w:rsidRPr="00375954" w14:paraId="132D5738" w14:textId="77777777" w:rsidTr="00BE30D4">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3DEB9E86"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 xml:space="preserve">ACTORES SECUNDARIOS: </w:t>
            </w:r>
            <w:r>
              <w:rPr>
                <w:rFonts w:ascii="Times New Roman" w:eastAsia="Times New Roman" w:hAnsi="Times New Roman" w:cs="Times New Roman"/>
                <w:color w:val="000000"/>
              </w:rPr>
              <w:t> </w:t>
            </w:r>
          </w:p>
        </w:tc>
      </w:tr>
      <w:tr w:rsidR="00FD6E2C" w:rsidRPr="00375954" w14:paraId="05F3FE5E" w14:textId="77777777" w:rsidTr="00BE30D4">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D77BF55"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PRECONDICIONES: </w:t>
            </w:r>
            <w:r>
              <w:rPr>
                <w:rFonts w:ascii="Times New Roman" w:eastAsia="Times New Roman" w:hAnsi="Times New Roman" w:cs="Times New Roman"/>
                <w:color w:val="000000"/>
              </w:rPr>
              <w:t xml:space="preserve">El usuario debió haberse logueado con éxito previamente en el sistema.</w:t>
            </w:r>
          </w:p>
        </w:tc>
      </w:tr>
      <w:tr w:rsidR="00FD6E2C" w:rsidRPr="00375954" w14:paraId="3F161B90" w14:textId="77777777" w:rsidTr="00BE30D4">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C72117E"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 </w:t>
            </w:r>
            <w:r>
              <w:rPr>
                <w:rFonts w:ascii="Times New Roman" w:eastAsia="Times New Roman" w:hAnsi="Times New Roman" w:cs="Times New Roman"/>
                <w:color w:val="000000"/>
              </w:rPr>
              <w:t> --------</w:t>
            </w:r>
          </w:p>
        </w:tc>
      </w:tr>
      <w:tr w:rsidR="00FD6E2C" w:rsidRPr="00375954" w14:paraId="13F33EAB" w14:textId="77777777" w:rsidTr="00BE30D4">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E2C48D7"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p>
        </w:tc>
      </w:tr>
      <w:tr w:rsidR="00FD6E2C" w:rsidRPr="00375954" w14:paraId="7A7D9A9B" w14:textId="77777777" w:rsidTr="00426BB3">
        <w:trPr>
          <w:trHeight w:val="63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5B7E26F"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2A76C4FF" w14:textId="77777777" w:rsidR="00FD6E2C" w:rsidRPr="00375954" w:rsidRDefault="00FD6E2C">
            <w:pPr>
              <w:numPr>
                <w:ilvl w:val="0"/>
                <w:numId w:val="6"/>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se dirige a la sección “Formulario Usuarios” en el menú principal del sistema.</w:t>
            </w:r>
          </w:p>
          <w:p w14:paraId="29702A1A" w14:textId="77777777" w:rsidR="00FD6E2C" w:rsidRPr="00375954" w:rsidRDefault="00FD6E2C">
            <w:pPr>
              <w:numPr>
                <w:ilvl w:val="0"/>
                <w:numId w:val="6"/>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muestra en pantalla una lista con los usuarios dados de alta y solicita el ingreso de datos.</w:t>
            </w:r>
          </w:p>
          <w:p w14:paraId="4F0BFB84" w14:textId="77777777" w:rsidR="00FD6E2C" w:rsidRPr="00375954" w:rsidRDefault="00FD6E2C">
            <w:pPr>
              <w:numPr>
                <w:ilvl w:val="0"/>
                <w:numId w:val="6"/>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ingresa los datos requeridos (Nombre, Apellido, DNI, Correo Electrónico y Contraseña) y presiona el botón registrar.</w:t>
            </w:r>
          </w:p>
          <w:p w14:paraId="19BCC927" w14:textId="77777777" w:rsidR="00426BB3" w:rsidRPr="00426BB3" w:rsidRDefault="00FD6E2C">
            <w:pPr>
              <w:numPr>
                <w:ilvl w:val="0"/>
                <w:numId w:val="6"/>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informa al usuario con un mensaje en pantalla “Usuario registrado exitosamente”.</w:t>
            </w:r>
          </w:p>
        </w:tc>
      </w:tr>
      <w:tr w:rsidR="00FD6E2C" w:rsidRPr="00375954" w14:paraId="540F67A9" w14:textId="77777777" w:rsidTr="00BE30D4">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FA12A6A"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FLUJOS ALTERNATIVO: </w:t>
            </w:r>
          </w:p>
          <w:p w14:paraId="24E4F2F6" w14:textId="77777777" w:rsidR="00FD6E2C" w:rsidRPr="00375954" w:rsidRDefault="00FD6E2C"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Datos Incorrectos</w:t>
            </w:r>
          </w:p>
          <w:p w14:paraId="7E4981A8" w14:textId="77777777" w:rsidR="00FD6E2C" w:rsidRPr="00375954" w:rsidRDefault="00FD6E2C"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4.1 </w:t>
            </w:r>
            <w:r>
              <w:rPr>
                <w:rFonts w:ascii="Times New Roman" w:eastAsia="Times New Roman" w:hAnsi="Times New Roman" w:cs="Times New Roman"/>
                <w:color w:val="000000"/>
              </w:rPr>
              <w:t xml:space="preserve">El sistema solicita al usuario que vuelva a ingresar los datos requeridos.</w:t>
            </w:r>
          </w:p>
          <w:p w14:paraId="6500165F" w14:textId="77777777" w:rsidR="00FD6E2C" w:rsidRDefault="00FD6E2C" w:rsidP="008A14E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4.2</w:t>
            </w:r>
            <w:r>
              <w:rPr>
                <w:rFonts w:ascii="Times New Roman" w:eastAsia="Times New Roman" w:hAnsi="Times New Roman" w:cs="Times New Roman"/>
                <w:color w:val="000000"/>
              </w:rPr>
              <w:t xml:space="preserve"> Vuelve al punto 3 del Escenario Principal.</w:t>
            </w:r>
          </w:p>
          <w:p w14:paraId="4F671C98" w14:textId="77777777" w:rsidR="007C456D" w:rsidRPr="007C456D" w:rsidRDefault="007C456D" w:rsidP="008A14E6">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FA2 – Ya existe un usuario con ese Correo Electrónico – DNI</w:t>
            </w:r>
          </w:p>
          <w:p w14:paraId="41C0C424" w14:textId="77777777" w:rsidR="007C456D" w:rsidRPr="00375954" w:rsidRDefault="007C456D" w:rsidP="007C456D">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4.1.1</w:t>
            </w:r>
            <w:r>
              <w:rPr>
                <w:rFonts w:ascii="Times New Roman" w:eastAsia="Times New Roman" w:hAnsi="Times New Roman" w:cs="Times New Roman"/>
                <w:color w:val="000000"/>
              </w:rPr>
              <w:t xml:space="preserve"> El sistema solicita al usuario que vuelva a ingresar los datos requeridos.</w:t>
            </w:r>
          </w:p>
          <w:p w14:paraId="1B317983" w14:textId="77777777" w:rsidR="007C456D" w:rsidRPr="00375954" w:rsidRDefault="007C456D" w:rsidP="008A14E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4.1.2</w:t>
            </w:r>
            <w:r>
              <w:rPr>
                <w:rFonts w:ascii="Times New Roman" w:eastAsia="Times New Roman" w:hAnsi="Times New Roman" w:cs="Times New Roman"/>
                <w:color w:val="000000"/>
              </w:rPr>
              <w:t xml:space="preserve"> Vuelve al punto 3 del Escenario Principal.</w:t>
            </w:r>
          </w:p>
        </w:tc>
      </w:tr>
      <w:tr w:rsidR="00FD6E2C" w:rsidRPr="00375954" w14:paraId="5DD8A408" w14:textId="77777777" w:rsidTr="00BE30D4">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E08ACC3" w14:textId="77777777" w:rsidR="00FD6E2C" w:rsidRPr="00375954" w:rsidRDefault="00FD6E2C"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El usuario es registrado con éxito en el sistema y está habilitado para iniciar sesión con sus credenciales.</w:t>
            </w:r>
          </w:p>
        </w:tc>
      </w:tr>
    </w:tbl>
    <w:p w14:paraId="5B19B606" w14:textId="77777777" w:rsidR="00FD6E2C" w:rsidRPr="00375954" w:rsidRDefault="00BE30D4" w:rsidP="00FD6E2C">
      <w:pPr>
        <w:pStyle w:val="Ttulo3"/>
        <w:rPr>
          <w:rFonts w:ascii="Times New Roman" w:eastAsia="Times New Roman" w:hAnsi="Times New Roman" w:cs="Times New Roman"/>
        </w:rPr>
      </w:pPr>
      <w:bookmarkStart w:id="196" w:name="_Toc232509004"/>
      <w:bookmarkStart w:id="197" w:name="_Toc241023344"/>
      <w:r>
        <w:rPr>
          <w:rFonts w:ascii="Times New Roman" w:eastAsia="Times New Roman" w:hAnsi="Times New Roman" w:cs="Times New Roman"/>
        </w:rPr>
        <w:lastRenderedPageBreak/>
        <w:t xml:space="preserve">3.5.2 Diagrama de Secuencia del Sistema</w:t>
      </w:r>
      <w:bookmarkEnd w:id="196"/>
      <w:bookmarkEnd w:id="197"/>
      <w:r>
        <w:rPr>
          <w:rFonts w:ascii="Times New Roman" w:eastAsia="Times New Roman" w:hAnsi="Times New Roman" w:cs="Times New Roman"/>
        </w:rPr>
        <w:t xml:space="preserve"> </w:t>
      </w:r>
    </w:p>
    <w:p w14:paraId="0468EC55" w14:textId="77777777" w:rsidR="0030154C" w:rsidRPr="00375954" w:rsidRDefault="00DE5F3B" w:rsidP="0030154C">
      <w:pPr>
        <w:tabs>
          <w:tab w:val="left" w:pos="1752"/>
        </w:tabs>
        <w:rPr>
          <w:rFonts w:ascii="Times New Roman" w:hAnsi="Times New Roman" w:cs="Times New Roman"/>
        </w:rPr>
      </w:pPr>
      <w:r>
        <w:rPr>
          <w:rFonts w:ascii="Times New Roman" w:hAnsi="Times New Roman" w:cs="Times New Roman"/>
          <w:noProof/>
        </w:rPr>
        <w:drawing>
          <wp:inline distT="0" distB="0" distL="0" distR="0" wp14:anchorId="1B9C424A" wp14:editId="154FF1E0">
            <wp:extent cx="5400040" cy="4758690"/>
            <wp:effectExtent l="0" t="0" r="0" b="3810"/>
            <wp:docPr id="9674302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00040" cy="4758690"/>
                    </a:xfrm>
                    <a:prstGeom prst="rect">
                      <a:avLst/>
                    </a:prstGeom>
                    <a:noFill/>
                    <a:ln>
                      <a:noFill/>
                    </a:ln>
                  </pic:spPr>
                </pic:pic>
              </a:graphicData>
            </a:graphic>
          </wp:inline>
        </w:drawing>
      </w:r>
    </w:p>
    <w:p w14:paraId="483F3EC9" w14:textId="77777777" w:rsidR="0060654A" w:rsidRPr="00375954" w:rsidRDefault="00BE30D4" w:rsidP="0030154C">
      <w:pPr>
        <w:pStyle w:val="Ttulo2"/>
        <w:rPr>
          <w:rFonts w:ascii="Times New Roman" w:eastAsia="Times New Roman" w:hAnsi="Times New Roman" w:cs="Times New Roman"/>
          <w:sz w:val="30"/>
          <w:szCs w:val="30"/>
        </w:rPr>
      </w:pPr>
      <w:bookmarkStart w:id="198" w:name="_Toc232509005"/>
      <w:bookmarkStart w:id="199" w:name="_Toc241023345"/>
      <w:r>
        <w:rPr>
          <w:rFonts w:ascii="Times New Roman" w:eastAsia="Times New Roman" w:hAnsi="Times New Roman" w:cs="Times New Roman"/>
          <w:sz w:val="30"/>
          <w:szCs w:val="30"/>
        </w:rPr>
        <w:t xml:space="preserve">3.6 CU004 Eliminar Usuario</w:t>
      </w:r>
      <w:bookmarkEnd w:id="198"/>
      <w:bookmarkEnd w:id="199"/>
    </w:p>
    <w:p w14:paraId="3D5890EB" w14:textId="77777777" w:rsidR="006F36B5" w:rsidRPr="00375954" w:rsidRDefault="00BE30D4">
      <w:pPr>
        <w:pStyle w:val="Ttulo3"/>
        <w:rPr>
          <w:rFonts w:ascii="Times New Roman" w:eastAsia="Times New Roman" w:hAnsi="Times New Roman" w:cs="Times New Roman"/>
        </w:rPr>
      </w:pPr>
      <w:bookmarkStart w:id="200" w:name="_Toc232509006"/>
      <w:bookmarkStart w:id="201" w:name="_Toc241023346"/>
      <w:r>
        <w:rPr>
          <w:rFonts w:ascii="Times New Roman" w:eastAsia="Times New Roman" w:hAnsi="Times New Roman" w:cs="Times New Roman"/>
        </w:rPr>
        <w:t xml:space="preserve">3.6.1 Especificación CU</w:t>
      </w:r>
      <w:bookmarkEnd w:id="200"/>
      <w:bookmarkEnd w:id="201"/>
      <w:r>
        <w:rPr>
          <w:rFonts w:ascii="Times New Roman" w:eastAsia="Times New Roman" w:hAnsi="Times New Roman" w:cs="Times New Roman"/>
        </w:rPr>
        <w:t xml:space="preserve"> </w:t>
      </w:r>
    </w:p>
    <w:tbl>
      <w:tblPr>
        <w:tblStyle w:val="6"/>
        <w:tblW w:w="8500" w:type="dxa"/>
        <w:tblInd w:w="0" w:type="dxa"/>
        <w:tblLayout w:type="fixed"/>
        <w:tblLook w:val="0400" w:firstRow="0" w:lastRow="0" w:firstColumn="0" w:lastColumn="0" w:noHBand="0" w:noVBand="1"/>
      </w:tblPr>
      <w:tblGrid>
        <w:gridCol w:w="8500"/>
      </w:tblGrid>
      <w:tr w:rsidR="008F5E1A" w:rsidRPr="00375954" w14:paraId="18664343" w14:textId="77777777" w:rsidTr="00BE30D4">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9BC506E"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 xml:space="preserve">CU 004 – Eliminar Usuario</w:t>
            </w:r>
          </w:p>
        </w:tc>
      </w:tr>
      <w:tr w:rsidR="008F5E1A" w:rsidRPr="00375954" w14:paraId="7789243B" w14:textId="77777777" w:rsidTr="00BE30D4">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62F16C4"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8F5E1A" w:rsidRPr="00375954" w14:paraId="275F1108" w14:textId="77777777" w:rsidTr="00BE30D4">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33FF320"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 xml:space="preserve">El caso de uso permitirá al usuario dar de baja un usuario existente en el sistema.</w:t>
            </w:r>
          </w:p>
        </w:tc>
      </w:tr>
      <w:tr w:rsidR="008F5E1A" w:rsidRPr="00375954" w14:paraId="49F2EBF3" w14:textId="77777777" w:rsidTr="00BE30D4">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51D23CC"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Usuario</w:t>
            </w:r>
          </w:p>
        </w:tc>
      </w:tr>
      <w:tr w:rsidR="008F5E1A" w:rsidRPr="00375954" w14:paraId="0AF1C8EC" w14:textId="77777777" w:rsidTr="00BE30D4">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752B4E1"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8F5E1A" w:rsidRPr="00375954" w14:paraId="719A1B3D" w14:textId="77777777" w:rsidTr="00BE30D4">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8B5CD83"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 xml:space="preserve">PRECONDICIONES: </w:t>
              <w:br/>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El usuario debió haberse logueado con éxito previamente en el sistema.</w:t>
              <w:br/>
              <w:t>. Debe de haber por lo menos un usuario registrado en el sistema.</w:t>
            </w:r>
          </w:p>
        </w:tc>
      </w:tr>
      <w:tr w:rsidR="008F5E1A" w:rsidRPr="00375954" w14:paraId="57B9D08D" w14:textId="77777777" w:rsidTr="00BE30D4">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013EEB8"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 </w:t>
            </w:r>
            <w:r>
              <w:rPr>
                <w:rFonts w:ascii="Times New Roman" w:eastAsia="Times New Roman" w:hAnsi="Times New Roman" w:cs="Times New Roman"/>
                <w:color w:val="000000"/>
              </w:rPr>
              <w:t> </w:t>
            </w:r>
          </w:p>
        </w:tc>
      </w:tr>
      <w:tr w:rsidR="008F5E1A" w:rsidRPr="00375954" w14:paraId="4023A1BC" w14:textId="77777777" w:rsidTr="00BE30D4">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E82848C"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p>
        </w:tc>
      </w:tr>
      <w:tr w:rsidR="008F5E1A" w:rsidRPr="00375954" w14:paraId="6C6B3E20" w14:textId="77777777" w:rsidTr="00BE30D4">
        <w:trPr>
          <w:trHeight w:val="223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2008FF3"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5A9F3145" w14:textId="77777777" w:rsidR="00260630" w:rsidRPr="00375954" w:rsidRDefault="00260630">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se dirige a la sección “Formulario Usuarios” en el menú principal del sistema.</w:t>
            </w:r>
          </w:p>
          <w:p w14:paraId="283215A9" w14:textId="77777777" w:rsidR="008F5E1A" w:rsidRPr="00375954" w:rsidRDefault="008F5E1A">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una lista con los usuarios dados de alta y los datos correspondientes de los mismos.</w:t>
            </w:r>
          </w:p>
          <w:p w14:paraId="2475B5F5" w14:textId="77777777" w:rsidR="008F5E1A" w:rsidRPr="00375954" w:rsidRDefault="008F5E1A">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selecciona el usuario que quiere dar de baja de la lista y presiona el botón borrar.</w:t>
            </w:r>
          </w:p>
          <w:p w14:paraId="52D24F5F" w14:textId="77777777" w:rsidR="008F5E1A" w:rsidRPr="00375954" w:rsidRDefault="008F5E1A">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muestra un mensaje en pantalla “¿Confirma borrar el usuario?” </w:t>
            </w:r>
          </w:p>
          <w:p w14:paraId="693BC168" w14:textId="77777777" w:rsidR="008F5E1A" w:rsidRPr="00375954" w:rsidRDefault="008F5E1A">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confirma baja.</w:t>
            </w:r>
          </w:p>
          <w:p w14:paraId="3477A114" w14:textId="77777777" w:rsidR="008F5E1A" w:rsidRPr="00375954" w:rsidRDefault="008F5E1A">
            <w:pPr>
              <w:numPr>
                <w:ilvl w:val="0"/>
                <w:numId w:val="7"/>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informa al usuario con un mensaje en pantalla “Usuario borrado exitosamente”.</w:t>
            </w:r>
          </w:p>
        </w:tc>
      </w:tr>
      <w:tr w:rsidR="008F5E1A" w:rsidRPr="00375954" w14:paraId="78157E6B" w14:textId="77777777" w:rsidTr="00BE30D4">
        <w:trPr>
          <w:trHeight w:val="110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93B44DD"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FLUJOS ALTERNATIVO: </w:t>
            </w:r>
          </w:p>
          <w:p w14:paraId="21CDBA36" w14:textId="77777777" w:rsidR="008F5E1A" w:rsidRPr="00375954"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Arrepentimiento de baja</w:t>
            </w:r>
          </w:p>
          <w:p w14:paraId="6C6D80FB" w14:textId="77777777" w:rsidR="008F5E1A" w:rsidRPr="00375954"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6.1 </w:t>
            </w:r>
            <w:r>
              <w:rPr>
                <w:rFonts w:ascii="Times New Roman" w:eastAsia="Times New Roman" w:hAnsi="Times New Roman" w:cs="Times New Roman"/>
                <w:color w:val="000000"/>
              </w:rPr>
              <w:t xml:space="preserve">El usuario rechaza la acción.</w:t>
            </w:r>
          </w:p>
          <w:p w14:paraId="3FFA1572" w14:textId="77777777" w:rsidR="008F5E1A" w:rsidRPr="00375954" w:rsidRDefault="008F5E1A" w:rsidP="00BE30D4">
            <w:pPr>
              <w:spacing w:after="0" w:line="240" w:lineRule="auto"/>
              <w:rPr>
                <w:rFonts w:ascii="Times New Roman" w:eastAsia="Times New Roman" w:hAnsi="Times New Roman" w:cs="Times New Roman"/>
              </w:rPr>
            </w:pPr>
          </w:p>
        </w:tc>
      </w:tr>
      <w:tr w:rsidR="008F5E1A" w:rsidRPr="00375954" w14:paraId="6A4B5AEE" w14:textId="77777777" w:rsidTr="00BE30D4">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B9FBE10"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 xml:space="preserve">El usuario da de baja con éxito un usuario del sistema.</w:t>
            </w:r>
          </w:p>
        </w:tc>
      </w:tr>
    </w:tbl>
    <w:p w14:paraId="67EC44AF" w14:textId="77777777" w:rsidR="006F36B5" w:rsidRPr="00375954" w:rsidRDefault="00BE30D4">
      <w:pPr>
        <w:pStyle w:val="Ttulo3"/>
        <w:rPr>
          <w:rFonts w:ascii="Times New Roman" w:eastAsia="Times New Roman" w:hAnsi="Times New Roman" w:cs="Times New Roman"/>
        </w:rPr>
      </w:pPr>
      <w:bookmarkStart w:id="202" w:name="_Toc232509007"/>
      <w:bookmarkStart w:id="203" w:name="_Toc241023347"/>
      <w:r>
        <w:rPr>
          <w:rFonts w:ascii="Times New Roman" w:eastAsia="Times New Roman" w:hAnsi="Times New Roman" w:cs="Times New Roman"/>
        </w:rPr>
        <w:lastRenderedPageBreak/>
        <w:t xml:space="preserve">3.6.2 Diagrama de Secuencia del Sistema</w:t>
      </w:r>
      <w:bookmarkEnd w:id="202"/>
      <w:bookmarkEnd w:id="203"/>
      <w:r>
        <w:rPr>
          <w:rFonts w:ascii="Times New Roman" w:eastAsia="Times New Roman" w:hAnsi="Times New Roman" w:cs="Times New Roman"/>
        </w:rPr>
        <w:t xml:space="preserve"> </w:t>
      </w:r>
    </w:p>
    <w:p w14:paraId="6E13E0D0" w14:textId="77777777" w:rsidR="0030154C" w:rsidRPr="00375954" w:rsidRDefault="00DE5F3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F523347" wp14:editId="7CE93A07">
            <wp:extent cx="5400040" cy="4314190"/>
            <wp:effectExtent l="0" t="0" r="0" b="0"/>
            <wp:docPr id="12244328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00040" cy="4314190"/>
                    </a:xfrm>
                    <a:prstGeom prst="rect">
                      <a:avLst/>
                    </a:prstGeom>
                    <a:noFill/>
                    <a:ln>
                      <a:noFill/>
                    </a:ln>
                  </pic:spPr>
                </pic:pic>
              </a:graphicData>
            </a:graphic>
          </wp:inline>
        </w:drawing>
      </w:r>
    </w:p>
    <w:p w14:paraId="0BA47357" w14:textId="77777777" w:rsidR="0060654A" w:rsidRPr="00375954" w:rsidRDefault="00BE30D4" w:rsidP="00DC266C">
      <w:pPr>
        <w:pStyle w:val="Ttulo2"/>
        <w:rPr>
          <w:rFonts w:ascii="Times New Roman" w:eastAsia="Times New Roman" w:hAnsi="Times New Roman" w:cs="Times New Roman"/>
          <w:sz w:val="30"/>
          <w:szCs w:val="30"/>
        </w:rPr>
      </w:pPr>
      <w:bookmarkStart w:id="204" w:name="_Toc232509008"/>
      <w:bookmarkStart w:id="205" w:name="_Toc241023348"/>
      <w:r>
        <w:rPr>
          <w:rFonts w:ascii="Times New Roman" w:eastAsia="Times New Roman" w:hAnsi="Times New Roman" w:cs="Times New Roman"/>
          <w:sz w:val="30"/>
          <w:szCs w:val="30"/>
        </w:rPr>
        <w:t xml:space="preserve">3.7 CU005 Modificar Usuario</w:t>
      </w:r>
      <w:bookmarkEnd w:id="204"/>
      <w:bookmarkEnd w:id="205"/>
    </w:p>
    <w:p w14:paraId="3EE99A1C" w14:textId="77777777" w:rsidR="006F36B5" w:rsidRPr="00375954" w:rsidRDefault="00BE30D4">
      <w:pPr>
        <w:pStyle w:val="Ttulo3"/>
        <w:rPr>
          <w:rFonts w:ascii="Times New Roman" w:eastAsia="Times New Roman" w:hAnsi="Times New Roman" w:cs="Times New Roman"/>
        </w:rPr>
      </w:pPr>
      <w:bookmarkStart w:id="206" w:name="_Toc232509009"/>
      <w:bookmarkStart w:id="207" w:name="_Toc241023349"/>
      <w:r>
        <w:rPr>
          <w:rFonts w:ascii="Times New Roman" w:eastAsia="Times New Roman" w:hAnsi="Times New Roman" w:cs="Times New Roman"/>
        </w:rPr>
        <w:t xml:space="preserve">3.7.1 Especificación CU</w:t>
      </w:r>
      <w:bookmarkEnd w:id="206"/>
      <w:bookmarkEnd w:id="207"/>
      <w:r>
        <w:rPr>
          <w:rFonts w:ascii="Times New Roman" w:eastAsia="Times New Roman" w:hAnsi="Times New Roman" w:cs="Times New Roman"/>
        </w:rPr>
        <w:t xml:space="preserve"> </w:t>
      </w:r>
    </w:p>
    <w:tbl>
      <w:tblPr>
        <w:tblStyle w:val="5"/>
        <w:tblW w:w="8500" w:type="dxa"/>
        <w:tblInd w:w="0" w:type="dxa"/>
        <w:tblLayout w:type="fixed"/>
        <w:tblLook w:val="0400" w:firstRow="0" w:lastRow="0" w:firstColumn="0" w:lastColumn="0" w:noHBand="0" w:noVBand="1"/>
      </w:tblPr>
      <w:tblGrid>
        <w:gridCol w:w="8500"/>
      </w:tblGrid>
      <w:tr w:rsidR="008F5E1A" w:rsidRPr="00375954" w14:paraId="3B395E38" w14:textId="77777777" w:rsidTr="00BE30D4">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2CA0548"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 Y NOMBRE: </w:t>
            </w:r>
            <w:r>
              <w:rPr>
                <w:rFonts w:ascii="Times New Roman" w:eastAsia="Times New Roman" w:hAnsi="Times New Roman" w:cs="Times New Roman"/>
                <w:color w:val="000000"/>
              </w:rPr>
              <w:t>CU 005 – Modificar Usuario</w:t>
            </w:r>
          </w:p>
        </w:tc>
      </w:tr>
      <w:tr w:rsidR="008F5E1A" w:rsidRPr="00375954" w14:paraId="12F4ED55" w14:textId="77777777" w:rsidTr="00BE30D4">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2E053A0"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ESTADO:</w:t>
            </w:r>
            <w:r>
              <w:rPr>
                <w:rFonts w:ascii="Times New Roman" w:eastAsia="Times New Roman" w:hAnsi="Times New Roman" w:cs="Times New Roman"/>
                <w:color w:val="000000"/>
              </w:rPr>
              <w:t> </w:t>
            </w:r>
          </w:p>
        </w:tc>
      </w:tr>
      <w:tr w:rsidR="008F5E1A" w:rsidRPr="00375954" w14:paraId="40AFABB5" w14:textId="77777777" w:rsidTr="00BE30D4">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9417EF0"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 xml:space="preserve">El caso de uso permitirá al usuario modificar los datos de un usuario existente en el sistema.</w:t>
            </w:r>
          </w:p>
        </w:tc>
      </w:tr>
      <w:tr w:rsidR="008F5E1A" w:rsidRPr="00375954" w14:paraId="77557631" w14:textId="77777777" w:rsidTr="00BE30D4">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E5B1586"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r>
              <w:rPr>
                <w:rFonts w:ascii="Times New Roman" w:eastAsia="Times New Roman" w:hAnsi="Times New Roman" w:cs="Times New Roman"/>
                <w:color w:val="000000"/>
              </w:rPr>
              <w:t>Usuario</w:t>
            </w:r>
          </w:p>
        </w:tc>
      </w:tr>
      <w:tr w:rsidR="008F5E1A" w:rsidRPr="00375954" w14:paraId="473A9E41" w14:textId="77777777" w:rsidTr="00BE30D4">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4A41EB4"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 </w:t>
            </w:r>
            <w:r>
              <w:rPr>
                <w:rFonts w:ascii="Times New Roman" w:eastAsia="Times New Roman" w:hAnsi="Times New Roman" w:cs="Times New Roman"/>
                <w:color w:val="000000"/>
              </w:rPr>
              <w:t> </w:t>
            </w:r>
          </w:p>
        </w:tc>
      </w:tr>
      <w:tr w:rsidR="008F5E1A" w:rsidRPr="00375954" w14:paraId="64B0A28F" w14:textId="77777777" w:rsidTr="00BE30D4">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ED60CAA"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PRECONDICIONES: </w:t>
              <w:br/>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El usuario debió haberse logueado con éxito previamente en el sistema.</w:t>
              <w:br/>
              <w:t>. Debe de haber por lo menos un usuario registrado en el sistema.</w:t>
            </w:r>
          </w:p>
        </w:tc>
      </w:tr>
      <w:tr w:rsidR="008F5E1A" w:rsidRPr="00375954" w14:paraId="627D6807" w14:textId="77777777" w:rsidTr="00BE30D4">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75928C1"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lastRenderedPageBreak/>
              <w:t xml:space="preserve">PUNTOS DE EXTENSIÓN: </w:t>
            </w:r>
            <w:r>
              <w:rPr>
                <w:rFonts w:ascii="Times New Roman" w:eastAsia="Times New Roman" w:hAnsi="Times New Roman" w:cs="Times New Roman"/>
                <w:color w:val="000000"/>
              </w:rPr>
              <w:t> </w:t>
            </w:r>
          </w:p>
        </w:tc>
      </w:tr>
      <w:tr w:rsidR="008F5E1A" w:rsidRPr="00375954" w14:paraId="0187D768" w14:textId="77777777" w:rsidTr="00BE30D4">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00CAE50"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p>
        </w:tc>
      </w:tr>
      <w:tr w:rsidR="008F5E1A" w:rsidRPr="00375954" w14:paraId="3D4E6CFE" w14:textId="77777777" w:rsidTr="00BE30D4">
        <w:trPr>
          <w:trHeight w:val="283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35F67EE"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ESCENARIO PRINCIPAL: </w:t>
            </w:r>
          </w:p>
          <w:p w14:paraId="0E22F0F8" w14:textId="77777777" w:rsidR="00260630" w:rsidRPr="00375954" w:rsidRDefault="00260630">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se dirige a la sección “Formulario Usuarios” en el menú principal del sistema.</w:t>
            </w:r>
          </w:p>
          <w:p w14:paraId="6D831848" w14:textId="77777777" w:rsidR="008F5E1A" w:rsidRPr="005C5E7C" w:rsidRDefault="005C5E7C">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una lista con los usuarios dados de alta y los datos correspondientes de los mismos.</w:t>
            </w:r>
          </w:p>
          <w:p w14:paraId="59477937" w14:textId="77777777" w:rsidR="008F5E1A" w:rsidRPr="00375954" w:rsidRDefault="008F5E1A">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selecciona el usuario que quiere modificar, completa los campos que desea modificar y presiona botón modificar.</w:t>
            </w:r>
          </w:p>
          <w:p w14:paraId="260224F3" w14:textId="77777777" w:rsidR="008F5E1A" w:rsidRPr="00375954" w:rsidRDefault="008F5E1A">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muestra un mensaje en pantalla “¿Confirma la modificación de usuario?” </w:t>
            </w:r>
          </w:p>
          <w:p w14:paraId="3B503C52" w14:textId="77777777" w:rsidR="008F5E1A" w:rsidRPr="00375954" w:rsidRDefault="008F5E1A">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usuario confirma modificación.</w:t>
            </w:r>
          </w:p>
          <w:p w14:paraId="1026D88E" w14:textId="77777777" w:rsidR="008F5E1A" w:rsidRPr="00375954" w:rsidRDefault="008F5E1A">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informa al usuario con un mensaje en pantalla “Usuario modificador correctamente”.</w:t>
            </w:r>
          </w:p>
        </w:tc>
      </w:tr>
      <w:tr w:rsidR="008F5E1A" w:rsidRPr="00375954" w14:paraId="68A1EBEF" w14:textId="77777777" w:rsidTr="00BE30D4">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4B828F7" w14:textId="77777777" w:rsidR="008F5E1A"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FLUJOS ALTERNATIVO: </w:t>
            </w:r>
          </w:p>
          <w:p w14:paraId="2808334B" w14:textId="77777777" w:rsidR="00FD4DB9" w:rsidRPr="00375954" w:rsidRDefault="00FD4DB9" w:rsidP="00FD4DB9">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Arrepentimiento de modificación</w:t>
            </w:r>
          </w:p>
          <w:p w14:paraId="5DA49A7D" w14:textId="77777777" w:rsidR="00FD4DB9" w:rsidRDefault="00FD4DB9" w:rsidP="00FD4DB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5.1 </w:t>
            </w:r>
            <w:r>
              <w:rPr>
                <w:rFonts w:ascii="Times New Roman" w:eastAsia="Times New Roman" w:hAnsi="Times New Roman" w:cs="Times New Roman"/>
                <w:color w:val="000000"/>
              </w:rPr>
              <w:t xml:space="preserve">El usuario rechaza la acción.</w:t>
            </w:r>
          </w:p>
          <w:p w14:paraId="0EC789E0" w14:textId="77777777" w:rsidR="00FD4DB9" w:rsidRPr="00375954" w:rsidRDefault="00FD4DB9" w:rsidP="00FD4DB9">
            <w:pPr>
              <w:spacing w:after="0" w:line="240" w:lineRule="auto"/>
              <w:rPr>
                <w:rFonts w:ascii="Times New Roman" w:eastAsia="Times New Roman" w:hAnsi="Times New Roman" w:cs="Times New Roman"/>
                <w:b/>
                <w:bCs/>
                <w:color w:val="000000"/>
              </w:rPr>
            </w:pPr>
          </w:p>
          <w:p w14:paraId="18010F66" w14:textId="77777777" w:rsidR="008F5E1A" w:rsidRPr="00375954"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FA2- Datos Incorrectos</w:t>
            </w:r>
          </w:p>
          <w:p w14:paraId="7BB8784B" w14:textId="77777777" w:rsidR="008F5E1A" w:rsidRPr="00375954" w:rsidRDefault="005C5E7C"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6.1 </w:t>
            </w:r>
            <w:r>
              <w:rPr>
                <w:rFonts w:ascii="Times New Roman" w:eastAsia="Times New Roman" w:hAnsi="Times New Roman" w:cs="Times New Roman"/>
                <w:color w:val="000000"/>
              </w:rPr>
              <w:t xml:space="preserve">El sistema solicita al usuario que vuelva a ingresar los datos requeridos.</w:t>
            </w:r>
          </w:p>
          <w:p w14:paraId="6EEBD6F2" w14:textId="77777777" w:rsidR="008F5E1A" w:rsidRPr="00FD4DB9" w:rsidRDefault="005C5E7C"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6.2</w:t>
            </w:r>
            <w:r>
              <w:rPr>
                <w:rFonts w:ascii="Times New Roman" w:eastAsia="Times New Roman" w:hAnsi="Times New Roman" w:cs="Times New Roman"/>
                <w:color w:val="000000"/>
              </w:rPr>
              <w:t xml:space="preserve"> Vuelve al punto 4 del Escenario Principal.</w:t>
            </w:r>
          </w:p>
        </w:tc>
      </w:tr>
      <w:tr w:rsidR="008F5E1A" w:rsidRPr="00375954" w14:paraId="4192CCAA" w14:textId="77777777" w:rsidTr="00BE30D4">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6E530ED"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POSTCONDICIONES: </w:t>
            </w:r>
            <w:r>
              <w:rPr>
                <w:rFonts w:ascii="Times New Roman" w:eastAsia="Times New Roman" w:hAnsi="Times New Roman" w:cs="Times New Roman"/>
                <w:color w:val="000000"/>
              </w:rPr>
              <w:t xml:space="preserve">El usuario modifica con éxito un usuario del sistema.</w:t>
            </w:r>
          </w:p>
        </w:tc>
      </w:tr>
    </w:tbl>
    <w:p w14:paraId="37C2640F" w14:textId="77777777" w:rsidR="006F36B5" w:rsidRDefault="00BE30D4">
      <w:pPr>
        <w:pStyle w:val="Ttulo3"/>
        <w:rPr>
          <w:rFonts w:ascii="Times New Roman" w:eastAsia="Times New Roman" w:hAnsi="Times New Roman" w:cs="Times New Roman"/>
        </w:rPr>
      </w:pPr>
      <w:bookmarkStart w:id="208" w:name="_Toc232509010"/>
      <w:bookmarkStart w:id="209" w:name="_Toc241023350"/>
      <w:r>
        <w:rPr>
          <w:rFonts w:ascii="Times New Roman" w:eastAsia="Times New Roman" w:hAnsi="Times New Roman" w:cs="Times New Roman"/>
        </w:rPr>
        <w:lastRenderedPageBreak/>
        <w:t xml:space="preserve">3.7.2 Diagrama de Secuencia del Sistema</w:t>
      </w:r>
      <w:bookmarkEnd w:id="208"/>
      <w:bookmarkEnd w:id="209"/>
      <w:r>
        <w:rPr>
          <w:rFonts w:ascii="Times New Roman" w:eastAsia="Times New Roman" w:hAnsi="Times New Roman" w:cs="Times New Roman"/>
        </w:rPr>
        <w:t xml:space="preserve"> </w:t>
      </w:r>
    </w:p>
    <w:p w14:paraId="3785662C" w14:textId="77777777" w:rsidR="00B8713E" w:rsidRDefault="00DE5F3B" w:rsidP="00B8713E">
      <w:r>
        <w:rPr>
          <w:noProof/>
        </w:rPr>
        <w:drawing>
          <wp:inline distT="0" distB="0" distL="0" distR="0" wp14:anchorId="78631663" wp14:editId="28048474">
            <wp:extent cx="5400040" cy="5271135"/>
            <wp:effectExtent l="0" t="0" r="0" b="5715"/>
            <wp:docPr id="20378032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00040" cy="5271135"/>
                    </a:xfrm>
                    <a:prstGeom prst="rect">
                      <a:avLst/>
                    </a:prstGeom>
                    <a:noFill/>
                    <a:ln>
                      <a:noFill/>
                    </a:ln>
                  </pic:spPr>
                </pic:pic>
              </a:graphicData>
            </a:graphic>
          </wp:inline>
        </w:drawing>
      </w:r>
    </w:p>
    <w:p w14:paraId="13AD6DD8" w14:textId="77777777" w:rsidR="00A06968" w:rsidRPr="00375954" w:rsidRDefault="00A06968" w:rsidP="00A06968">
      <w:pPr>
        <w:pStyle w:val="Ttulo2"/>
        <w:rPr>
          <w:rFonts w:ascii="Times New Roman" w:eastAsia="Times New Roman" w:hAnsi="Times New Roman" w:cs="Times New Roman"/>
          <w:sz w:val="30"/>
          <w:szCs w:val="30"/>
        </w:rPr>
      </w:pPr>
      <w:bookmarkStart w:id="210" w:name="_Toc232509011"/>
      <w:bookmarkStart w:id="211" w:name="_Toc241023351"/>
      <w:r>
        <w:rPr>
          <w:rFonts w:ascii="Times New Roman" w:eastAsia="Times New Roman" w:hAnsi="Times New Roman" w:cs="Times New Roman"/>
          <w:sz w:val="30"/>
          <w:szCs w:val="30"/>
        </w:rPr>
        <w:lastRenderedPageBreak/>
        <w:t xml:space="preserve">3.8 Pantalla UI</w:t>
      </w:r>
      <w:bookmarkEnd w:id="210"/>
      <w:bookmarkEnd w:id="211"/>
    </w:p>
    <w:p w14:paraId="7F5BB25C" w14:textId="77777777" w:rsidR="00A06968" w:rsidRPr="00B8713E" w:rsidRDefault="00E615AF" w:rsidP="009366A3">
      <w:r>
        <w:rPr>
          <w:noProof/>
        </w:rPr>
        <w:drawing>
          <wp:inline distT="0" distB="0" distL="0" distR="0" wp14:anchorId="64CEF9CE" wp14:editId="578E4911">
            <wp:extent cx="5400040" cy="2356485"/>
            <wp:effectExtent l="0" t="0" r="0" b="5715"/>
            <wp:docPr id="90970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06740" name=""/>
                    <pic:cNvPicPr/>
                  </pic:nvPicPr>
                  <pic:blipFill>
                    <a:blip r:embed="rId90"/>
                    <a:stretch>
                      <a:fillRect/>
                    </a:stretch>
                  </pic:blipFill>
                  <pic:spPr>
                    <a:xfrm>
                      <a:off x="0" y="0"/>
                      <a:ext cx="5400040" cy="2356485"/>
                    </a:xfrm>
                    <a:prstGeom prst="rect">
                      <a:avLst/>
                    </a:prstGeom>
                  </pic:spPr>
                </pic:pic>
              </a:graphicData>
            </a:graphic>
          </wp:inline>
        </w:drawing>
      </w:r>
    </w:p>
    <w:p w14:paraId="7BD66AC8" w14:textId="77777777" w:rsidR="006F36B5" w:rsidRPr="00375954" w:rsidRDefault="00B8713E">
      <w:pPr>
        <w:pStyle w:val="Ttulo1"/>
        <w:rPr>
          <w:rFonts w:ascii="Times New Roman" w:eastAsia="Times New Roman" w:hAnsi="Times New Roman" w:cs="Times New Roman"/>
        </w:rPr>
      </w:pPr>
      <w:bookmarkStart w:id="212" w:name="_Toc232509024"/>
      <w:bookmarkStart w:id="213" w:name="_Toc241023352"/>
      <w:r>
        <w:rPr>
          <w:rFonts w:ascii="Times New Roman" w:eastAsia="Times New Roman" w:hAnsi="Times New Roman" w:cs="Times New Roman"/>
        </w:rPr>
        <w:t>GESTIÓN ABM PRODUCTO (ítem adicional)</w:t>
      </w:r>
      <w:bookmarkEnd w:id="212"/>
      <w:bookmarkEnd w:id="213"/>
    </w:p>
    <w:p w14:paraId="6BCB6221" w14:textId="77777777" w:rsidR="006F36B5" w:rsidRDefault="00B8713E">
      <w:pPr>
        <w:pStyle w:val="Ttulo2"/>
        <w:rPr>
          <w:rFonts w:ascii="Times New Roman" w:eastAsia="Times New Roman" w:hAnsi="Times New Roman" w:cs="Times New Roman"/>
          <w:sz w:val="30"/>
          <w:szCs w:val="30"/>
        </w:rPr>
      </w:pPr>
      <w:bookmarkStart w:id="214" w:name="_Toc232509025"/>
      <w:bookmarkStart w:id="215" w:name="_Toc241023353"/>
      <w:r>
        <w:rPr>
          <w:rFonts w:ascii="Times New Roman" w:eastAsia="Times New Roman" w:hAnsi="Times New Roman" w:cs="Times New Roman"/>
          <w:sz w:val="30"/>
          <w:szCs w:val="30"/>
        </w:rPr>
        <w:t>6.1 Objetivo General</w:t>
      </w:r>
      <w:bookmarkEnd w:id="214"/>
      <w:bookmarkEnd w:id="215"/>
    </w:p>
    <w:p w14:paraId="74808658" w14:textId="77777777" w:rsidR="00DA2B97" w:rsidRPr="00DA2B97" w:rsidRDefault="00DA2B97" w:rsidP="00DA2B97">
      <w:r>
        <w:t xml:space="preserve">El módulo de Gestión de Productos permite al usuario “Administrador” del sistema realizar las operaciones de alta, baja y modificación de productos. Cada producto cuenta con los siguientes atributos: nombre, precio, tipo, descripción, cantidad y código. El sistema valida los datos ingresados antes de realizar cualquier operación, registra cada acción en la Bitácora y en el Control de Cambios, y mantiene la integridad de los datos mediante el cálculo automático del Dígito Verificador Horizontal (DVH) ante cada modificación.</w:t>
      </w:r>
    </w:p>
    <w:p w14:paraId="01AECFA4" w14:textId="77777777" w:rsidR="006F36B5" w:rsidRDefault="00B8713E">
      <w:pPr>
        <w:pStyle w:val="Ttulo2"/>
        <w:rPr>
          <w:rFonts w:ascii="Times New Roman" w:eastAsia="Times New Roman" w:hAnsi="Times New Roman" w:cs="Times New Roman"/>
          <w:sz w:val="30"/>
          <w:szCs w:val="30"/>
        </w:rPr>
      </w:pPr>
      <w:bookmarkStart w:id="216" w:name="_Toc232509026"/>
      <w:bookmarkStart w:id="217" w:name="_Toc241023354"/>
      <w:r>
        <w:rPr>
          <w:rFonts w:ascii="Times New Roman" w:eastAsia="Times New Roman" w:hAnsi="Times New Roman" w:cs="Times New Roman"/>
          <w:sz w:val="30"/>
          <w:szCs w:val="30"/>
        </w:rPr>
        <w:lastRenderedPageBreak/>
        <w:t>6.2 Diagrama de Clases</w:t>
      </w:r>
      <w:bookmarkEnd w:id="216"/>
      <w:bookmarkEnd w:id="217"/>
      <w:r>
        <w:rPr>
          <w:rFonts w:ascii="Times New Roman" w:eastAsia="Times New Roman" w:hAnsi="Times New Roman" w:cs="Times New Roman"/>
          <w:sz w:val="30"/>
          <w:szCs w:val="30"/>
        </w:rPr>
        <w:t xml:space="preserve"> </w:t>
      </w:r>
    </w:p>
    <w:p w14:paraId="2A6068D2" w14:textId="77777777" w:rsidR="00263AB0" w:rsidRDefault="00925FE5" w:rsidP="00FA4DB8">
      <w:r>
        <w:rPr>
          <w:noProof/>
        </w:rPr>
        <w:drawing>
          <wp:inline distT="0" distB="0" distL="0" distR="0" wp14:anchorId="249C4997" wp14:editId="6C45E022">
            <wp:extent cx="2004060" cy="2773680"/>
            <wp:effectExtent l="0" t="0" r="0" b="7620"/>
            <wp:docPr id="13487652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004060" cy="2773680"/>
                    </a:xfrm>
                    <a:prstGeom prst="rect">
                      <a:avLst/>
                    </a:prstGeom>
                    <a:noFill/>
                    <a:ln>
                      <a:noFill/>
                    </a:ln>
                  </pic:spPr>
                </pic:pic>
              </a:graphicData>
            </a:graphic>
          </wp:inline>
        </w:drawing>
      </w:r>
    </w:p>
    <w:p w14:paraId="4FA21A81" w14:textId="77777777" w:rsidR="00263AB0" w:rsidRDefault="00263AB0" w:rsidP="00263AB0">
      <w:pPr>
        <w:pStyle w:val="Ttulo2"/>
        <w:rPr>
          <w:rFonts w:ascii="Times New Roman" w:eastAsia="Times New Roman" w:hAnsi="Times New Roman" w:cs="Times New Roman"/>
          <w:sz w:val="30"/>
          <w:szCs w:val="30"/>
        </w:rPr>
      </w:pPr>
      <w:bookmarkStart w:id="218" w:name="_Toc232509027"/>
      <w:bookmarkStart w:id="219" w:name="_Toc241023355"/>
      <w:r>
        <w:rPr>
          <w:rFonts w:ascii="Times New Roman" w:eastAsia="Times New Roman" w:hAnsi="Times New Roman" w:cs="Times New Roman"/>
          <w:sz w:val="30"/>
          <w:szCs w:val="30"/>
        </w:rPr>
        <w:t xml:space="preserve">6.3 Der</w:t>
      </w:r>
      <w:bookmarkEnd w:id="218"/>
      <w:bookmarkEnd w:id="219"/>
    </w:p>
    <w:p w14:paraId="18DFAC05" w14:textId="77777777" w:rsidR="00FA4DB8" w:rsidRPr="00FA4DB8" w:rsidRDefault="00A5373C" w:rsidP="00FA4DB8">
      <w:r>
        <w:rPr>
          <w:noProof/>
        </w:rPr>
        <w:drawing>
          <wp:inline distT="0" distB="0" distL="0" distR="0" wp14:anchorId="71AFAE5A" wp14:editId="2D51D35D">
            <wp:extent cx="1722120" cy="1943100"/>
            <wp:effectExtent l="0" t="0" r="0" b="0"/>
            <wp:docPr id="171901716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22120" cy="1943100"/>
                    </a:xfrm>
                    <a:prstGeom prst="rect">
                      <a:avLst/>
                    </a:prstGeom>
                    <a:noFill/>
                    <a:ln>
                      <a:noFill/>
                    </a:ln>
                  </pic:spPr>
                </pic:pic>
              </a:graphicData>
            </a:graphic>
          </wp:inline>
        </w:drawing>
      </w:r>
    </w:p>
    <w:p w14:paraId="57D6F788" w14:textId="77777777" w:rsidR="00B75FB4" w:rsidRPr="00375954" w:rsidRDefault="00B8713E" w:rsidP="00B613D8">
      <w:pPr>
        <w:pStyle w:val="Ttulo2"/>
        <w:rPr>
          <w:rFonts w:ascii="Times New Roman" w:eastAsia="Times New Roman" w:hAnsi="Times New Roman" w:cs="Times New Roman"/>
          <w:sz w:val="30"/>
          <w:szCs w:val="30"/>
        </w:rPr>
      </w:pPr>
      <w:bookmarkStart w:id="220" w:name="_Toc232509028"/>
      <w:bookmarkStart w:id="221" w:name="_Toc241023356"/>
      <w:r>
        <w:rPr>
          <w:rFonts w:ascii="Times New Roman" w:eastAsia="Times New Roman" w:hAnsi="Times New Roman" w:cs="Times New Roman"/>
          <w:sz w:val="30"/>
          <w:szCs w:val="30"/>
        </w:rPr>
        <w:lastRenderedPageBreak/>
        <w:t xml:space="preserve">6.4 Diagrama ABM Producto</w:t>
      </w:r>
      <w:bookmarkEnd w:id="220"/>
      <w:bookmarkEnd w:id="221"/>
    </w:p>
    <w:p w14:paraId="6CE313B1" w14:textId="77777777" w:rsidR="009D5B43" w:rsidRPr="00375954" w:rsidRDefault="00FB28AA" w:rsidP="009D5B43">
      <w:pPr>
        <w:rPr>
          <w:rFonts w:ascii="Times New Roman" w:hAnsi="Times New Roman" w:cs="Times New Roman"/>
        </w:rPr>
      </w:pPr>
      <w:r>
        <w:rPr>
          <w:rFonts w:ascii="Times New Roman" w:hAnsi="Times New Roman" w:cs="Times New Roman"/>
          <w:noProof/>
        </w:rPr>
        <w:drawing>
          <wp:inline distT="0" distB="0" distL="0" distR="0" wp14:anchorId="60E5D148" wp14:editId="04A08986">
            <wp:extent cx="2757054" cy="2302507"/>
            <wp:effectExtent l="0" t="0" r="5715" b="3175"/>
            <wp:docPr id="16179399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759254" cy="2304345"/>
                    </a:xfrm>
                    <a:prstGeom prst="rect">
                      <a:avLst/>
                    </a:prstGeom>
                    <a:noFill/>
                    <a:ln>
                      <a:noFill/>
                    </a:ln>
                  </pic:spPr>
                </pic:pic>
              </a:graphicData>
            </a:graphic>
          </wp:inline>
        </w:drawing>
      </w:r>
    </w:p>
    <w:p w14:paraId="5E774DBB" w14:textId="77777777" w:rsidR="006F36B5" w:rsidRPr="00375954" w:rsidRDefault="00B8713E">
      <w:pPr>
        <w:pStyle w:val="Ttulo2"/>
        <w:rPr>
          <w:rFonts w:ascii="Times New Roman" w:eastAsia="Times New Roman" w:hAnsi="Times New Roman" w:cs="Times New Roman"/>
          <w:sz w:val="30"/>
          <w:szCs w:val="30"/>
        </w:rPr>
      </w:pPr>
      <w:bookmarkStart w:id="222" w:name="_Toc232509029"/>
      <w:bookmarkStart w:id="223" w:name="_Toc241023357"/>
      <w:r>
        <w:rPr>
          <w:rFonts w:ascii="Times New Roman" w:eastAsia="Times New Roman" w:hAnsi="Times New Roman" w:cs="Times New Roman"/>
          <w:sz w:val="30"/>
          <w:szCs w:val="30"/>
        </w:rPr>
        <w:t xml:space="preserve">6.5 CU006 Insertar Producto</w:t>
      </w:r>
      <w:bookmarkEnd w:id="222"/>
      <w:bookmarkEnd w:id="223"/>
    </w:p>
    <w:p w14:paraId="21EDF672" w14:textId="77777777" w:rsidR="006F36B5" w:rsidRPr="00375954" w:rsidRDefault="00B8713E">
      <w:pPr>
        <w:pStyle w:val="Ttulo3"/>
        <w:rPr>
          <w:rFonts w:ascii="Times New Roman" w:eastAsia="Times New Roman" w:hAnsi="Times New Roman" w:cs="Times New Roman"/>
        </w:rPr>
      </w:pPr>
      <w:bookmarkStart w:id="224" w:name="_Toc232509030"/>
      <w:bookmarkStart w:id="225" w:name="_Toc241023358"/>
      <w:r>
        <w:rPr>
          <w:rFonts w:ascii="Times New Roman" w:eastAsia="Times New Roman" w:hAnsi="Times New Roman" w:cs="Times New Roman"/>
        </w:rPr>
        <w:t xml:space="preserve">6.5.1 Especificación CU</w:t>
      </w:r>
      <w:bookmarkEnd w:id="224"/>
      <w:bookmarkEnd w:id="225"/>
      <w:r>
        <w:rPr>
          <w:rFonts w:ascii="Times New Roman" w:eastAsia="Times New Roman" w:hAnsi="Times New Roman" w:cs="Times New Roman"/>
        </w:rPr>
        <w:t xml:space="preserve"> </w:t>
      </w:r>
    </w:p>
    <w:tbl>
      <w:tblPr>
        <w:tblStyle w:val="4"/>
        <w:tblW w:w="8500" w:type="dxa"/>
        <w:tblInd w:w="0" w:type="dxa"/>
        <w:tblLayout w:type="fixed"/>
        <w:tblLook w:val="0400" w:firstRow="0" w:lastRow="0" w:firstColumn="0" w:lastColumn="0" w:noHBand="0" w:noVBand="1"/>
      </w:tblPr>
      <w:tblGrid>
        <w:gridCol w:w="8500"/>
      </w:tblGrid>
      <w:tr w:rsidR="008F5E1A" w:rsidRPr="00375954" w14:paraId="4143BB0A" w14:textId="77777777" w:rsidTr="00BE30D4">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1144264"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w:t>
            </w:r>
            <w:del w:id="1501" w:author="Claude" w:date="2026-10-05T00:00:00Z">
              <w:r>
                <w:rPr>
                  <w:rFonts w:ascii="Times New Roman" w:eastAsia="Times New Roman" w:hAnsi="Times New Roman" w:cs="Times New Roman"/>
                  <w:b/>
                  <w:bCs/>
                  <w:color w:val="000000"/>
                </w:rPr>
                <w:delText xml:space="preserve"> </w:delText>
              </w:r>
            </w:del>
            <w:ins w:id="1502" w:author="Claude" w:date="2026-10-05T00:00:00Z">
              <w:r>
                <w:rPr>
                  <w:rFonts w:ascii="Times New Roman" w:eastAsia="Times New Roman" w:hAnsi="Times New Roman" w:cs="Times New Roman"/>
                  <w:b/>
                  <w:bCs/>
                  <w:color w:val="000000"/>
                </w:rPr>
                <w:t xml:space="preserve"> </w:t>
              </w:r>
            </w:ins>
            <w:r>
              <w:rPr>
                <w:rFonts w:ascii="Times New Roman" w:eastAsia="Times New Roman" w:hAnsi="Times New Roman" w:cs="Times New Roman"/>
                <w:b/>
                <w:bCs/>
                <w:color w:val="000000"/>
              </w:rPr>
              <w:t xml:space="preserve">Y NOMBRE: </w:t>
            </w:r>
            <w:r>
              <w:rPr>
                <w:rFonts w:ascii="Times New Roman" w:eastAsia="Times New Roman" w:hAnsi="Times New Roman" w:cs="Times New Roman"/>
                <w:color w:val="000000"/>
              </w:rPr>
              <w:t xml:space="preserve">CU 006 – Insertar Producto</w:t>
            </w:r>
          </w:p>
        </w:tc>
      </w:tr>
      <w:tr w:rsidR="008F5E1A" w:rsidRPr="00375954" w14:paraId="52471878" w14:textId="77777777" w:rsidTr="00BE30D4">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E6B37C3"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ESTADO:</w:t>
            </w:r>
            <w:del w:id="1503" w:author="Claude" w:date="2026-10-05T00:00:00Z">
              <w:r>
                <w:rPr>
                  <w:rFonts w:ascii="Times New Roman" w:eastAsia="Times New Roman" w:hAnsi="Times New Roman" w:cs="Times New Roman"/>
                  <w:b/>
                  <w:bCs/>
                  <w:color w:val="000000"/>
                </w:rPr>
                <w:delText xml:space="preserve"> </w:delText>
              </w:r>
            </w:del>
            <w:ins w:id="1504" w:author="Claude" w:date="2026-10-05T00:00:00Z">
              <w:r>
                <w:rPr>
                  <w:rFonts w:ascii="Times New Roman" w:eastAsia="Times New Roman" w:hAnsi="Times New Roman" w:cs="Times New Roman"/>
                  <w:color w:val="000000"/>
                </w:rPr>
                <w:t xml:space="preserve"> Borrador</w:t>
              </w:r>
            </w:ins>
          </w:p>
        </w:tc>
      </w:tr>
      <w:tr w:rsidR="008F5E1A" w:rsidRPr="00375954" w14:paraId="072550C0" w14:textId="77777777" w:rsidTr="00BE30D4">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C828B43"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 xml:space="preserve">El caso de uso </w:t>
            </w:r>
            <w:del w:id="1505" w:author="Claude" w:date="2026-10-05T00:00:00Z">
              <w:r>
                <w:rPr>
                  <w:rFonts w:ascii="Times New Roman" w:eastAsia="Times New Roman" w:hAnsi="Times New Roman" w:cs="Times New Roman"/>
                  <w:color w:val="000000"/>
                </w:rPr>
                <w:delText xml:space="preserve">permitirá al usuario agregar un producto en el sistema </w:delText>
              </w:r>
            </w:del>
            <w:ins w:id="1506" w:author="Claude" w:date="2026-10-05T00:00:00Z">
              <w:r>
                <w:rPr>
                  <w:rFonts w:ascii="Times New Roman" w:eastAsia="Times New Roman" w:hAnsi="Times New Roman" w:cs="Times New Roman"/>
                  <w:color w:val="000000"/>
                </w:rPr>
                <w:t xml:space="preserve">permite al Dueño registrar un producto del bar (bebida o piqueo) con los tamaños en que se vende y el precio de cada tamaño. La receta se carga en CU013.</w:t>
              </w:r>
            </w:ins>
          </w:p>
        </w:tc>
      </w:tr>
      <w:tr w:rsidR="008F5E1A" w:rsidRPr="00375954" w14:paraId="7A10A0E2" w14:textId="77777777" w:rsidTr="00BE30D4">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D978D33"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del w:id="1507" w:author="Claude" w:date="2026-10-05T00:00:00Z">
              <w:r>
                <w:rPr>
                  <w:rFonts w:ascii="Times New Roman" w:eastAsia="Times New Roman" w:hAnsi="Times New Roman" w:cs="Times New Roman"/>
                  <w:color w:val="000000"/>
                </w:rPr>
                <w:delText xml:space="preserve">Usuario</w:delText>
              </w:r>
            </w:del>
            <w:ins w:id="1508" w:author="Claude" w:date="2026-10-05T00:00:00Z">
              <w:r>
                <w:rPr>
                  <w:rFonts w:ascii="Times New Roman" w:eastAsia="Times New Roman" w:hAnsi="Times New Roman" w:cs="Times New Roman"/>
                  <w:color w:val="000000"/>
                </w:rPr>
                <w:t xml:space="preserve">Dueño</w:t>
              </w:r>
            </w:ins>
          </w:p>
        </w:tc>
      </w:tr>
      <w:tr w:rsidR="008F5E1A" w:rsidRPr="00375954" w14:paraId="6EF2D4A0" w14:textId="77777777" w:rsidTr="00BE30D4">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AF9099E"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w:t>
            </w:r>
            <w:del w:id="1509" w:author="Claude" w:date="2026-10-05T00:00:00Z">
              <w:r>
                <w:rPr>
                  <w:rFonts w:ascii="Times New Roman" w:eastAsia="Times New Roman" w:hAnsi="Times New Roman" w:cs="Times New Roman"/>
                  <w:b/>
                  <w:bCs/>
                  <w:color w:val="000000"/>
                </w:rPr>
                <w:delText xml:space="preserve">  </w:delText>
              </w:r>
            </w:del>
            <w:ins w:id="1510" w:author="Claude" w:date="2026-10-05T00:00:00Z">
              <w:r>
                <w:rPr>
                  <w:rFonts w:ascii="Times New Roman" w:eastAsia="Times New Roman" w:hAnsi="Times New Roman" w:cs="Times New Roman"/>
                  <w:b/>
                  <w:bCs/>
                  <w:color w:val="000000"/>
                </w:rPr>
                <w:t xml:space="preserve"> </w:t>
              </w:r>
            </w:ins>
            <w:ins w:id="1511" w:author="Claude" w:date="2026-10-05T00:00:00Z">
              <w:r>
                <w:rPr>
                  <w:rFonts w:ascii="Times New Roman" w:eastAsia="Times New Roman" w:hAnsi="Times New Roman" w:cs="Times New Roman"/>
                  <w:color w:val="000000"/>
                </w:rPr>
                <w:t xml:space="preserve">No tiene.</w:t>
              </w:r>
            </w:ins>
          </w:p>
        </w:tc>
      </w:tr>
      <w:tr w:rsidR="008F5E1A" w:rsidRPr="00375954" w14:paraId="426E4156" w14:textId="77777777" w:rsidTr="00BE30D4">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4D4036B" w14:textId="77777777" w:rsidR="008F5E1A" w:rsidRPr="00375954"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PRECONDICIONES: </w:t>
            </w:r>
          </w:p>
          <w:p w14:paraId="04942579"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 El </w:t>
            </w:r>
            <w:del w:id="1512" w:author="Claude" w:date="2026-10-05T00:00:00Z">
              <w:r>
                <w:rPr>
                  <w:rFonts w:ascii="Times New Roman" w:eastAsia="Times New Roman" w:hAnsi="Times New Roman" w:cs="Times New Roman"/>
                  <w:color w:val="000000"/>
                </w:rPr>
                <w:delText xml:space="preserve">Usuario</w:delText>
              </w:r>
            </w:del>
            <w:ins w:id="1513" w:author="Claude" w:date="2026-10-05T00:00:00Z">
              <w:r>
                <w:rPr>
                  <w:rFonts w:ascii="Times New Roman" w:eastAsia="Times New Roman" w:hAnsi="Times New Roman" w:cs="Times New Roman"/>
                  <w:color w:val="000000"/>
                </w:rPr>
                <w:t xml:space="preserve">Dueño</w:t>
              </w:r>
            </w:ins>
            <w:r>
              <w:rPr>
                <w:rFonts w:ascii="Times New Roman" w:eastAsia="Times New Roman" w:hAnsi="Times New Roman" w:cs="Times New Roman"/>
                <w:color w:val="000000"/>
              </w:rPr>
              <w:t xml:space="preserve"> debió haberse logueado con éxito previamente en el sistema.</w:t>
              <w:br/>
              <w:t xml:space="preserve">. </w:t>
            </w:r>
            <w:del w:id="1514" w:author="Claude" w:date="2026-10-05T00:00:00Z">
              <w:r>
                <w:rPr>
                  <w:rFonts w:ascii="Times New Roman" w:eastAsia="Times New Roman" w:hAnsi="Times New Roman" w:cs="Times New Roman"/>
                  <w:color w:val="000000"/>
                </w:rPr>
                <w:delText xml:space="preserve">El Usuario debe tener permisos para hacer un control de los productos</w:delText>
              </w:r>
            </w:del>
            <w:ins w:id="1515" w:author="Claude" w:date="2026-10-05T00:00:00Z">
              <w:r>
                <w:rPr>
                  <w:rFonts w:ascii="Times New Roman" w:eastAsia="Times New Roman" w:hAnsi="Times New Roman" w:cs="Times New Roman"/>
                  <w:color w:val="000000"/>
                </w:rPr>
                <w:t xml:space="preserve">Existe al menos un tamaño activo</w:t>
              </w:r>
            </w:ins>
            <w:r>
              <w:rPr>
                <w:rFonts w:ascii="Times New Roman" w:eastAsia="Times New Roman" w:hAnsi="Times New Roman" w:cs="Times New Roman"/>
                <w:color w:val="000000"/>
              </w:rPr>
              <w:t xml:space="preserve">.</w:t>
            </w:r>
          </w:p>
        </w:tc>
      </w:tr>
      <w:tr w:rsidR="008F5E1A" w:rsidRPr="00375954" w14:paraId="5586AC76" w14:textId="77777777" w:rsidTr="00BE30D4">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ACD6ACB"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w:t>
            </w:r>
            <w:del w:id="1516" w:author="Claude" w:date="2026-10-05T00:00:00Z">
              <w:r>
                <w:rPr>
                  <w:rFonts w:ascii="Times New Roman" w:eastAsia="Times New Roman" w:hAnsi="Times New Roman" w:cs="Times New Roman"/>
                  <w:b/>
                  <w:bCs/>
                  <w:color w:val="000000"/>
                </w:rPr>
                <w:delText xml:space="preserve">  </w:delText>
              </w:r>
            </w:del>
            <w:ins w:id="1517" w:author="Claude" w:date="2026-10-05T00:00:00Z">
              <w:r>
                <w:rPr>
                  <w:rFonts w:ascii="Times New Roman" w:eastAsia="Times New Roman" w:hAnsi="Times New Roman" w:cs="Times New Roman"/>
                  <w:b/>
                  <w:bCs/>
                  <w:color w:val="000000"/>
                </w:rPr>
                <w:t xml:space="preserve"> </w:t>
              </w:r>
            </w:ins>
            <w:ins w:id="1518" w:author="Claude" w:date="2026-10-05T00:00:00Z">
              <w:r>
                <w:rPr>
                  <w:rFonts w:ascii="Times New Roman" w:eastAsia="Times New Roman" w:hAnsi="Times New Roman" w:cs="Times New Roman"/>
                  <w:color w:val="000000"/>
                </w:rPr>
                <w:t xml:space="preserve">No tiene.</w:t>
              </w:r>
            </w:ins>
          </w:p>
        </w:tc>
      </w:tr>
      <w:tr w:rsidR="008F5E1A" w:rsidRPr="00375954" w14:paraId="6559433A" w14:textId="77777777" w:rsidTr="00BE30D4">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A9305FB" w14:textId="77777777" w:rsidR="008F5E1A" w:rsidRPr="00375954" w:rsidRDefault="008F5E1A" w:rsidP="00BE30D4">
            <w:pPr>
              <w:spacing w:after="0" w:line="240" w:lineRule="auto"/>
              <w:rPr>
                <w:rFonts w:ascii="Times New Roman" w:eastAsia="Times New Roman" w:hAnsi="Times New Roman" w:cs="Times New Roman"/>
              </w:rPr>
            </w:pPr>
            <w:del w:id="1519" w:author="Claude" w:date="2026-10-05T00:00:00Z">
              <w:r>
                <w:rPr>
                  <w:rFonts w:ascii="Times New Roman" w:eastAsia="Times New Roman" w:hAnsi="Times New Roman" w:cs="Times New Roman"/>
                  <w:b/>
                  <w:bCs/>
                  <w:color w:val="000000"/>
                </w:rPr>
                <w:delText xml:space="preserve">CONDICIÓN:</w:delText>
              </w:r>
            </w:del>
            <w:ins w:id="1520" w:author="Claude" w:date="2026-10-05T00:00:00Z">
              <w:r>
                <w:rPr>
                  <w:rFonts w:ascii="Times New Roman" w:eastAsia="Times New Roman" w:hAnsi="Times New Roman" w:cs="Times New Roman"/>
                  <w:b/>
                  <w:bCs/>
                  <w:color w:val="000000"/>
                </w:rPr>
                <w:t xml:space="preserve">CONDICIÓN:</w:t>
              </w:r>
            </w:ins>
            <w:ins w:id="1521" w:author="Claude" w:date="2026-10-05T00:00:00Z">
              <w:r>
                <w:rPr>
                  <w:rFonts w:ascii="Times New Roman" w:eastAsia="Times New Roman" w:hAnsi="Times New Roman" w:cs="Times New Roman"/>
                  <w:color w:val="000000"/>
                </w:rPr>
                <w:t xml:space="preserve"> Extiende a CU010 - Registrar Venta cuando el producto pedido no existe.</w:t>
              </w:r>
            </w:ins>
          </w:p>
        </w:tc>
      </w:tr>
      <w:tr w:rsidR="008F5E1A" w:rsidRPr="00375954" w14:paraId="09FDE6F3" w14:textId="77777777" w:rsidTr="00260630">
        <w:trPr>
          <w:trHeight w:val="2166"/>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C74E821"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ESCENARIO PRINCIPAL:</w:t>
            </w:r>
            <w:del w:id="1522" w:author="Claude" w:date="2026-10-05T00:00:00Z">
              <w:r>
                <w:rPr>
                  <w:rFonts w:ascii="Times New Roman" w:eastAsia="Times New Roman" w:hAnsi="Times New Roman" w:cs="Times New Roman"/>
                  <w:b/>
                  <w:bCs/>
                  <w:color w:val="000000"/>
                </w:rPr>
                <w:delText xml:space="preserve"> </w:delText>
              </w:r>
            </w:del>
            <w:ins w:id="1523" w:author="Claude" w:date="2026-10-05T00:00:00Z">
              <w:r>
                <w:rPr>
                  <w:rFonts w:ascii="Times New Roman" w:eastAsia="Times New Roman" w:hAnsi="Times New Roman" w:cs="Times New Roman"/>
                  <w:b/>
                  <w:bCs/>
                  <w:color w:val="000000"/>
                </w:rPr>
                <w:t xml:space="preserve"> </w:t>
              </w:r>
            </w:ins>
          </w:p>
          <w:p w14:paraId="1BFA0E96" w14:textId="77777777" w:rsidR="00260630" w:rsidRPr="00375954" w:rsidRDefault="00260630">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w:t>
            </w:r>
            <w:del w:id="1524" w:author="Claude" w:date="2026-10-05T00:00:00Z">
              <w:r>
                <w:rPr>
                  <w:rFonts w:ascii="Times New Roman" w:eastAsia="Times New Roman" w:hAnsi="Times New Roman" w:cs="Times New Roman"/>
                  <w:color w:val="000000"/>
                  <w:sz w:val="22"/>
                  <w:szCs w:val="22"/>
                </w:rPr>
                <w:delText xml:space="preserve">usuario</w:delText>
              </w:r>
            </w:del>
            <w:ins w:id="1525" w:author="Claude" w:date="2026-10-05T00:00:00Z">
              <w:r>
                <w:rPr>
                  <w:rFonts w:ascii="Times New Roman" w:eastAsia="Times New Roman" w:hAnsi="Times New Roman" w:cs="Times New Roman"/>
                  <w:color w:val="000000"/>
                  <w:sz w:val="22"/>
                  <w:szCs w:val="22"/>
                </w:rPr>
                <w:t xml:space="preserve">Dueño</w:t>
              </w:r>
            </w:ins>
            <w:r>
              <w:rPr>
                <w:rFonts w:ascii="Times New Roman" w:eastAsia="Times New Roman" w:hAnsi="Times New Roman" w:cs="Times New Roman"/>
                <w:color w:val="000000"/>
                <w:sz w:val="22"/>
                <w:szCs w:val="22"/>
              </w:rPr>
              <w:t xml:space="preserve"> se dirige a la sección “Formulario Productos” en el menú principal del sistema</w:t>
            </w:r>
            <w:ins w:id="1526" w:author="Claude" w:date="2026-10-05T00:00:00Z">
              <w:r>
                <w:rPr>
                  <w:rFonts w:ascii="Times New Roman" w:eastAsia="Times New Roman" w:hAnsi="Times New Roman" w:cs="Times New Roman"/>
                  <w:color w:val="000000"/>
                  <w:sz w:val="22"/>
                  <w:szCs w:val="22"/>
                </w:rPr>
                <w:t xml:space="preserve"> y selecciona registrar un nuevo producto</w:t>
              </w:r>
            </w:ins>
            <w:r>
              <w:rPr>
                <w:rFonts w:ascii="Times New Roman" w:eastAsia="Times New Roman" w:hAnsi="Times New Roman" w:cs="Times New Roman"/>
                <w:color w:val="000000"/>
                <w:sz w:val="22"/>
                <w:szCs w:val="22"/>
              </w:rPr>
              <w:t xml:space="preserve">.</w:t>
            </w:r>
          </w:p>
          <w:p w14:paraId="630E46BD" w14:textId="77777777" w:rsidR="008F5E1A" w:rsidRPr="00375954" w:rsidRDefault="008F5E1A">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del w:id="1527" w:author="Claude" w:date="2026-10-05T00:00:00Z">
              <w:r>
                <w:rPr>
                  <w:rFonts w:ascii="Times New Roman" w:eastAsia="Times New Roman" w:hAnsi="Times New Roman" w:cs="Times New Roman"/>
                  <w:color w:val="000000"/>
                  <w:sz w:val="22"/>
                  <w:szCs w:val="22"/>
                </w:rPr>
                <w:delText xml:space="preserve">solicita el ingreso de los datos </w:delText>
              </w:r>
            </w:del>
            <w:ins w:id="1528" w:author="Claude" w:date="2026-10-05T00:00:00Z">
              <w:r>
                <w:rPr>
                  <w:rFonts w:ascii="Times New Roman" w:eastAsia="Times New Roman" w:hAnsi="Times New Roman" w:cs="Times New Roman"/>
                  <w:color w:val="000000"/>
                  <w:sz w:val="22"/>
                  <w:szCs w:val="22"/>
                </w:rPr>
                <w:t xml:space="preserve">muestra el formulario vacío con los tipos (Bebida, Piqueo) y los tamaños activos.</w:t>
              </w:r>
            </w:ins>
          </w:p>
          <w:p w14:paraId="35BCADFB" w14:textId="77777777" w:rsidR="008F5E1A" w:rsidRPr="00BF4BE3" w:rsidRDefault="008F5E1A">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w:t>
            </w:r>
            <w:del w:id="1529" w:author="Claude" w:date="2026-10-05T00:00:00Z">
              <w:r>
                <w:rPr>
                  <w:rFonts w:ascii="Times New Roman" w:eastAsia="Times New Roman" w:hAnsi="Times New Roman" w:cs="Times New Roman"/>
                  <w:color w:val="000000"/>
                  <w:sz w:val="22"/>
                  <w:szCs w:val="22"/>
                </w:rPr>
                <w:delText xml:space="preserve">usuario ingresa los datos requeridos (Nombre, Precio, Tipo, Descripción, Cantidad, Código)</w:delText>
              </w:r>
            </w:del>
            <w:ins w:id="1530" w:author="Claude" w:date="2026-10-05T00:00:00Z">
              <w:r>
                <w:rPr>
                  <w:rFonts w:ascii="Times New Roman" w:eastAsia="Times New Roman" w:hAnsi="Times New Roman" w:cs="Times New Roman"/>
                  <w:color w:val="000000"/>
                  <w:sz w:val="22"/>
                  <w:szCs w:val="22"/>
                </w:rPr>
                <w:t xml:space="preserve">Dueño ingresa el nombre, elige el tipo, marca los tamaños en que se vende, ingresa el precio de cada uno</w:t>
              </w:r>
            </w:ins>
            <w:r>
              <w:rPr>
                <w:rFonts w:ascii="Times New Roman" w:eastAsia="Times New Roman" w:hAnsi="Times New Roman" w:cs="Times New Roman"/>
                <w:color w:val="000000"/>
                <w:sz w:val="22"/>
                <w:szCs w:val="22"/>
              </w:rPr>
              <w:t xml:space="preserve"> y presiona el botón agregar.</w:t>
            </w:r>
          </w:p>
          <w:p w14:paraId="226B508D" w14:textId="77777777" w:rsidR="008F5E1A" w:rsidRPr="00BF4BE3" w:rsidRDefault="008F5E1A">
            <w:pPr>
              <w:numPr>
                <w:ilvl w:val="0"/>
                <w:numId w:val="9"/>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del w:id="1531" w:author="Claude" w:date="2026-10-05T00:00:00Z">
              <w:r>
                <w:rPr>
                  <w:rFonts w:ascii="Times New Roman" w:eastAsia="Times New Roman" w:hAnsi="Times New Roman" w:cs="Times New Roman"/>
                  <w:color w:val="000000"/>
                  <w:sz w:val="22"/>
                  <w:szCs w:val="22"/>
                </w:rPr>
                <w:delText xml:space="preserve">genera alta de un producto e informa al usuario con un mensaje en pantalla “Producto registrado exitosamente”</w:delText>
              </w:r>
            </w:del>
            <w:ins w:id="1532" w:author="Claude" w:date="2026-10-05T00:00:00Z">
              <w:r>
                <w:rPr>
                  <w:rFonts w:ascii="Times New Roman" w:eastAsia="Times New Roman" w:hAnsi="Times New Roman" w:cs="Times New Roman"/>
                  <w:color w:val="000000"/>
                  <w:sz w:val="22"/>
                  <w:szCs w:val="22"/>
                </w:rPr>
                <w:t xml:space="preserve">valida los datos y registra el producto como activo, con sus tamaños y precios</w:t>
              </w:r>
            </w:ins>
            <w:r>
              <w:rPr>
                <w:rFonts w:ascii="Times New Roman" w:eastAsia="Times New Roman" w:hAnsi="Times New Roman" w:cs="Times New Roman"/>
                <w:color w:val="000000"/>
                <w:sz w:val="22"/>
                <w:szCs w:val="22"/>
              </w:rPr>
              <w:t xml:space="preserve">.</w:t>
            </w:r>
          </w:p>
          <w:p>
            <w:pPr>
              <w:numPr>
                <w:ilvl w:val="0"/>
                <w:numId w:val="9"/>
              </w:numPr>
              <w:spacing w:after="0" w:line="240" w:lineRule="auto"/>
              <w:rPr>
                <w:ins w:id="1533" w:author="Claude" w:date="2026-10-05T00:00:00Z"/>
              </w:rPr>
            </w:pPr>
            <w:ins w:id="1534" w:author="Claude" w:date="2026-10-05T00:00:00Z">
              <w:r>
                <w:rPr>
                  <w:rFonts w:ascii="Times New Roman" w:eastAsia="Times New Roman" w:hAnsi="Times New Roman" w:cs="Times New Roman"/>
                  <w:color w:val="000000"/>
                </w:rPr>
                <w:t xml:space="preserve">El sistema muestra en pantalla “Producto registrado exitosamente” e informa que el producto no se puede vender hasta tener receta (CU013).</w:t>
              </w:r>
            </w:ins>
          </w:p>
        </w:tc>
      </w:tr>
      <w:tr w:rsidR="008F5E1A" w:rsidRPr="00375954" w14:paraId="35F54EB3" w14:textId="77777777" w:rsidTr="00BE30D4">
        <w:trPr>
          <w:trHeight w:val="110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C91B4D1"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FLUJOS </w:t>
            </w:r>
            <w:del w:id="1535" w:author="Claude" w:date="2026-10-05T00:00:00Z">
              <w:r>
                <w:rPr>
                  <w:rFonts w:ascii="Times New Roman" w:eastAsia="Times New Roman" w:hAnsi="Times New Roman" w:cs="Times New Roman"/>
                  <w:b/>
                  <w:bCs/>
                  <w:color w:val="000000"/>
                </w:rPr>
                <w:delText xml:space="preserve">ALTERNATIVO: </w:delText>
              </w:r>
            </w:del>
            <w:ins w:id="1536" w:author="Claude" w:date="2026-10-05T00:00:00Z">
              <w:r>
                <w:rPr>
                  <w:rFonts w:ascii="Times New Roman" w:eastAsia="Times New Roman" w:hAnsi="Times New Roman" w:cs="Times New Roman"/>
                  <w:b/>
                  <w:bCs/>
                  <w:color w:val="000000"/>
                </w:rPr>
                <w:t xml:space="preserve">ALTERNATIVOS: </w:t>
              </w:r>
            </w:ins>
          </w:p>
          <w:p w14:paraId="2CD2AD23" w14:textId="77777777" w:rsidR="008F5E1A" w:rsidRPr="00375954"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FA1- Datos </w:t>
            </w:r>
            <w:del w:id="1537" w:author="Claude" w:date="2026-10-05T00:00:00Z">
              <w:r>
                <w:rPr>
                  <w:rFonts w:ascii="Times New Roman" w:eastAsia="Times New Roman" w:hAnsi="Times New Roman" w:cs="Times New Roman"/>
                  <w:b/>
                  <w:bCs/>
                  <w:color w:val="000000"/>
                </w:rPr>
                <w:delText xml:space="preserve">Incorrectos</w:delText>
              </w:r>
            </w:del>
            <w:ins w:id="1538" w:author="Claude" w:date="2026-10-05T00:00:00Z">
              <w:r>
                <w:rPr>
                  <w:rFonts w:ascii="Times New Roman" w:eastAsia="Times New Roman" w:hAnsi="Times New Roman" w:cs="Times New Roman"/>
                  <w:b/>
                  <w:bCs/>
                  <w:color w:val="000000"/>
                </w:rPr>
                <w:t xml:space="preserve">incompletos o inválidos</w:t>
              </w:r>
            </w:ins>
          </w:p>
          <w:p w14:paraId="2948F142" w14:textId="77777777" w:rsidR="008F5E1A" w:rsidRPr="00375954" w:rsidRDefault="00BF4BE3" w:rsidP="00BE30D4">
            <w:pPr>
              <w:spacing w:after="0" w:line="240" w:lineRule="auto"/>
              <w:rPr>
                <w:rFonts w:ascii="Times New Roman" w:eastAsia="Times New Roman" w:hAnsi="Times New Roman" w:cs="Times New Roman"/>
                <w:b/>
                <w:bCs/>
                <w:color w:val="000000"/>
              </w:rPr>
            </w:pPr>
            <w:del w:id="1539" w:author="Claude" w:date="2026-10-05T00:00:00Z">
              <w:r>
                <w:rPr>
                  <w:rFonts w:ascii="Times New Roman" w:eastAsia="Times New Roman" w:hAnsi="Times New Roman" w:cs="Times New Roman"/>
                  <w:b/>
                  <w:bCs/>
                  <w:color w:val="000000"/>
                </w:rPr>
                <w:delText xml:space="preserve">4.1 </w:delText>
              </w:r>
            </w:del>
            <w:del w:id="1540" w:author="Claude" w:date="2026-10-05T00:00:00Z">
              <w:r>
                <w:rPr>
                  <w:rFonts w:ascii="Times New Roman" w:eastAsia="Times New Roman" w:hAnsi="Times New Roman" w:cs="Times New Roman"/>
                  <w:color w:val="000000"/>
                </w:rPr>
                <w:delText xml:space="preserve">El sistema solicita al usuario que vuelva a ingresar los datos requeridos.</w:delText>
              </w:r>
            </w:del>
            <w:ins w:id="1541" w:author="Claude" w:date="2026-10-05T00:00:00Z">
              <w:r>
                <w:rPr>
                  <w:rFonts w:ascii="Times New Roman" w:eastAsia="Times New Roman" w:hAnsi="Times New Roman" w:cs="Times New Roman"/>
                  <w:b/>
                  <w:bCs/>
                  <w:color w:val="000000"/>
                </w:rPr>
                <w:t xml:space="preserve">4.1 </w:t>
              </w:r>
            </w:ins>
            <w:ins w:id="1542" w:author="Claude" w:date="2026-10-05T00:00:00Z">
              <w:r>
                <w:rPr>
                  <w:rFonts w:ascii="Times New Roman" w:eastAsia="Times New Roman" w:hAnsi="Times New Roman" w:cs="Times New Roman"/>
                  <w:color w:val="000000"/>
                </w:rPr>
                <w:t xml:space="preserve">El sistema detecta que falta el nombre o el tipo, que no se marcó ningún tamaño o que un precio es negativo.</w:t>
              </w:r>
            </w:ins>
          </w:p>
          <w:p w14:paraId="6E5C26C6" w14:textId="77777777" w:rsidR="008F5E1A" w:rsidRDefault="00BF4BE3"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4.2</w:t>
            </w:r>
            <w:ins w:id="1543" w:author="Claude" w:date="2026-10-05T00:00:00Z">
              <w:r>
                <w:rPr>
                  <w:rFonts w:ascii="Times New Roman" w:eastAsia="Times New Roman" w:hAnsi="Times New Roman" w:cs="Times New Roman"/>
                  <w:b/>
                  <w:bCs/>
                  <w:color w:val="000000"/>
                </w:rPr>
                <w:t xml:space="preserve"> </w:t>
              </w:r>
            </w:ins>
            <w:ins w:id="1544" w:author="Claude" w:date="2026-10-05T00:00:00Z">
              <w:r>
                <w:rPr>
                  <w:rFonts w:ascii="Times New Roman" w:eastAsia="Times New Roman" w:hAnsi="Times New Roman" w:cs="Times New Roman"/>
                  <w:color w:val="000000"/>
                </w:rPr>
                <w:t xml:space="preserve">El sistema muestra qué dato corregir.</w:t>
              </w:r>
            </w:ins>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Vuelve al punto 3 del Escenario Principal.</w:t>
            </w:r>
          </w:p>
          <w:p w14:paraId="604863CD" w14:textId="77777777" w:rsidR="000A02F8" w:rsidRDefault="000A02F8" w:rsidP="00BE30D4">
            <w:pPr>
              <w:spacing w:after="0" w:line="240" w:lineRule="auto"/>
              <w:rPr>
                <w:rFonts w:ascii="Times New Roman" w:eastAsia="Times New Roman" w:hAnsi="Times New Roman" w:cs="Times New Roman"/>
                <w:color w:val="000000"/>
              </w:rPr>
            </w:pPr>
          </w:p>
          <w:p w14:paraId="5429A2A3" w14:textId="77777777" w:rsidR="000A02F8" w:rsidRDefault="000A02F8"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FA2- Ya existe un producto con ese </w:t>
            </w:r>
            <w:del w:id="1545" w:author="Claude" w:date="2026-10-05T00:00:00Z">
              <w:r>
                <w:rPr>
                  <w:rFonts w:ascii="Times New Roman" w:eastAsia="Times New Roman" w:hAnsi="Times New Roman" w:cs="Times New Roman"/>
                  <w:b/>
                  <w:bCs/>
                  <w:color w:val="000000"/>
                </w:rPr>
                <w:delText xml:space="preserve">código</w:delText>
              </w:r>
            </w:del>
            <w:ins w:id="1546" w:author="Claude" w:date="2026-10-05T00:00:00Z">
              <w:r>
                <w:rPr>
                  <w:rFonts w:ascii="Times New Roman" w:eastAsia="Times New Roman" w:hAnsi="Times New Roman" w:cs="Times New Roman"/>
                  <w:b/>
                  <w:bCs/>
                  <w:color w:val="000000"/>
                </w:rPr>
                <w:t xml:space="preserve">nombre</w:t>
              </w:r>
            </w:ins>
          </w:p>
          <w:p w14:paraId="5C512805" w14:textId="77777777" w:rsidR="000A02F8" w:rsidRPr="00375954" w:rsidRDefault="000A02F8" w:rsidP="000A02F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w:t>
            </w:r>
            <w:del w:id="1547" w:author="Claude" w:date="2026-10-05T00:00:00Z">
              <w:r>
                <w:rPr>
                  <w:rFonts w:ascii="Times New Roman" w:eastAsia="Times New Roman" w:hAnsi="Times New Roman" w:cs="Times New Roman"/>
                  <w:b/>
                  <w:bCs/>
                  <w:color w:val="000000"/>
                </w:rPr>
                <w:delText xml:space="preserve">.1</w:delText>
              </w:r>
            </w:del>
            <w:r>
              <w:rPr>
                <w:rFonts w:ascii="Times New Roman" w:eastAsia="Times New Roman" w:hAnsi="Times New Roman" w:cs="Times New Roman"/>
                <w:b/>
                <w:bCs/>
                <w:color w:val="000000"/>
              </w:rPr>
              <w:t xml:space="preserve">.1 </w:t>
            </w:r>
            <w:r>
              <w:rPr>
                <w:rFonts w:ascii="Times New Roman" w:eastAsia="Times New Roman" w:hAnsi="Times New Roman" w:cs="Times New Roman"/>
                <w:color w:val="000000"/>
              </w:rPr>
              <w:t xml:space="preserve">El sistema </w:t>
            </w:r>
            <w:del w:id="1548" w:author="Claude" w:date="2026-10-05T00:00:00Z">
              <w:r>
                <w:rPr>
                  <w:rFonts w:ascii="Times New Roman" w:eastAsia="Times New Roman" w:hAnsi="Times New Roman" w:cs="Times New Roman"/>
                  <w:color w:val="000000"/>
                </w:rPr>
                <w:delText xml:space="preserve">solicita al usuario que vuelva a ingresar los datos requeridos</w:delText>
              </w:r>
            </w:del>
            <w:ins w:id="1549" w:author="Claude" w:date="2026-10-05T00:00:00Z">
              <w:r>
                <w:rPr>
                  <w:rFonts w:ascii="Times New Roman" w:eastAsia="Times New Roman" w:hAnsi="Times New Roman" w:cs="Times New Roman"/>
                  <w:color w:val="000000"/>
                </w:rPr>
                <w:t xml:space="preserve">detecta otro producto con el mismo nombre, activo o dado de baja, sin distinguir mayúsculas</w:t>
              </w:r>
            </w:ins>
            <w:r>
              <w:rPr>
                <w:rFonts w:ascii="Times New Roman" w:eastAsia="Times New Roman" w:hAnsi="Times New Roman" w:cs="Times New Roman"/>
                <w:color w:val="000000"/>
              </w:rPr>
              <w:t xml:space="preserve">.</w:t>
            </w:r>
          </w:p>
          <w:p w14:paraId="30793BBB" w14:textId="77777777" w:rsidR="000A02F8" w:rsidRPr="000A02F8" w:rsidRDefault="000A02F8"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4.</w:t>
            </w:r>
            <w:del w:id="1550" w:author="Claude" w:date="2026-10-05T00:00:00Z">
              <w:r>
                <w:rPr>
                  <w:rFonts w:ascii="Times New Roman" w:eastAsia="Times New Roman" w:hAnsi="Times New Roman" w:cs="Times New Roman"/>
                  <w:b/>
                  <w:bCs/>
                  <w:color w:val="000000"/>
                </w:rPr>
                <w:delText xml:space="preserve">1.2</w:delText>
              </w:r>
            </w:del>
            <w:ins w:id="1551" w:author="Claude" w:date="2026-10-05T00:00:00Z">
              <w:r>
                <w:rPr>
                  <w:rFonts w:ascii="Times New Roman" w:eastAsia="Times New Roman" w:hAnsi="Times New Roman" w:cs="Times New Roman"/>
                  <w:b/>
                  <w:bCs/>
                  <w:color w:val="000000"/>
                </w:rPr>
                <w:t xml:space="preserve">2 </w:t>
              </w:r>
            </w:ins>
            <w:ins w:id="1552" w:author="Claude" w:date="2026-10-05T00:00:00Z">
              <w:r>
                <w:rPr>
                  <w:rFonts w:ascii="Times New Roman" w:eastAsia="Times New Roman" w:hAnsi="Times New Roman" w:cs="Times New Roman"/>
                  <w:color w:val="000000"/>
                </w:rPr>
                <w:t xml:space="preserve">El sistema muestra que el producto ya existe.</w:t>
              </w:r>
            </w:ins>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Vuelve al punto 3 del Escenario Principal.</w:t>
            </w:r>
          </w:p>
          <w:p>
            <w:pPr>
              <w:spacing w:after="0" w:line="240" w:lineRule="auto"/>
              <w:rPr>
                <w:ins w:id="1553" w:author="Claude" w:date="2026-10-05T00:00:00Z"/>
              </w:rPr>
            </w:pPr>
          </w:p>
          <w:p>
            <w:pPr>
              <w:spacing w:after="0" w:line="240" w:lineRule="auto"/>
              <w:rPr>
                <w:ins w:id="1554" w:author="Claude" w:date="2026-10-05T00:00:00Z"/>
              </w:rPr>
            </w:pPr>
            <w:ins w:id="1555" w:author="Claude" w:date="2026-10-05T00:00:00Z">
              <w:r>
                <w:rPr>
                  <w:rFonts w:ascii="Times New Roman" w:eastAsia="Times New Roman" w:hAnsi="Times New Roman" w:cs="Times New Roman"/>
                  <w:b/>
                  <w:bCs/>
                  <w:color w:val="000000"/>
                </w:rPr>
                <w:t xml:space="preserve">FA3- Piqueo</w:t>
              </w:r>
            </w:ins>
          </w:p>
          <w:p>
            <w:pPr>
              <w:spacing w:after="0" w:line="240" w:lineRule="auto"/>
              <w:rPr>
                <w:ins w:id="1556" w:author="Claude" w:date="2026-10-05T00:00:00Z"/>
              </w:rPr>
            </w:pPr>
            <w:ins w:id="1557" w:author="Claude" w:date="2026-10-05T00:00:00Z">
              <w:r>
                <w:rPr>
                  <w:rFonts w:ascii="Times New Roman" w:eastAsia="Times New Roman" w:hAnsi="Times New Roman" w:cs="Times New Roman"/>
                  <w:b/>
                  <w:bCs/>
                  <w:color w:val="000000"/>
                </w:rPr>
                <w:t xml:space="preserve">2.1 </w:t>
              </w:r>
              <w:r>
                <w:rPr>
                  <w:rFonts w:ascii="Times New Roman" w:eastAsia="Times New Roman" w:hAnsi="Times New Roman" w:cs="Times New Roman"/>
                  <w:color w:val="000000"/>
                </w:rPr>
                <w:t xml:space="preserve">El sistema detecta que el tipo elegido es Piqueo.</w:t>
              </w:r>
            </w:ins>
          </w:p>
          <w:p>
            <w:pPr>
              <w:spacing w:after="0" w:line="240" w:lineRule="auto"/>
              <w:rPr>
                <w:ins w:id="1558" w:author="Claude" w:date="2026-10-05T00:00:00Z"/>
              </w:rPr>
            </w:pPr>
            <w:ins w:id="1559" w:author="Claude" w:date="2026-10-05T00:00:00Z">
              <w:r>
                <w:rPr>
                  <w:rFonts w:ascii="Times New Roman" w:eastAsia="Times New Roman" w:hAnsi="Times New Roman" w:cs="Times New Roman"/>
                  <w:b/>
                  <w:bCs/>
                  <w:color w:val="000000"/>
                </w:rPr>
                <w:t xml:space="preserve">2.2 </w:t>
              </w:r>
              <w:r>
                <w:rPr>
                  <w:rFonts w:ascii="Times New Roman" w:eastAsia="Times New Roman" w:hAnsi="Times New Roman" w:cs="Times New Roman"/>
                  <w:color w:val="000000"/>
                </w:rPr>
                <w:t xml:space="preserve">El sistema muestra solo el tamaño “Único”. Para una Bebida muestra todos los tamaños activos menos “Único”.</w:t>
              </w:r>
            </w:ins>
          </w:p>
        </w:tc>
      </w:tr>
      <w:tr w:rsidR="008F5E1A" w:rsidRPr="00375954" w14:paraId="040B2A73" w14:textId="77777777" w:rsidTr="00BE30D4">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ED8F3BC" w14:textId="77777777" w:rsidR="008F5E1A" w:rsidRPr="00375954" w:rsidRDefault="008F5E1A" w:rsidP="00BE30D4">
            <w:pPr>
              <w:spacing w:after="0" w:line="240" w:lineRule="auto"/>
              <w:rPr>
                <w:rFonts w:ascii="Times New Roman" w:eastAsia="Times New Roman" w:hAnsi="Times New Roman" w:cs="Times New Roman"/>
              </w:rPr>
            </w:pPr>
            <w:del w:id="1560" w:author="Claude" w:date="2026-10-05T00:00:00Z">
              <w:r>
                <w:rPr>
                  <w:rFonts w:ascii="Times New Roman" w:eastAsia="Times New Roman" w:hAnsi="Times New Roman" w:cs="Times New Roman"/>
                  <w:b/>
                  <w:bCs/>
                  <w:color w:val="000000"/>
                </w:rPr>
                <w:delText xml:space="preserve">POSTCONDICIONES: </w:delText>
              </w:r>
            </w:del>
            <w:del w:id="1561" w:author="Claude" w:date="2026-10-05T00:00:00Z">
              <w:r>
                <w:rPr>
                  <w:rFonts w:ascii="Times New Roman" w:eastAsia="Times New Roman" w:hAnsi="Times New Roman" w:cs="Times New Roman"/>
                  <w:color w:val="000000"/>
                </w:rPr>
                <w:delText xml:space="preserve">Un producto es dado de alta con éxito en el sistema.</w:delText>
              </w:r>
            </w:del>
            <w:ins w:id="1562" w:author="Claude" w:date="2026-10-05T00:00:00Z">
              <w:r>
                <w:rPr>
                  <w:rFonts w:ascii="Times New Roman" w:eastAsia="Times New Roman" w:hAnsi="Times New Roman" w:cs="Times New Roman"/>
                  <w:b/>
                  <w:bCs/>
                  <w:color w:val="000000"/>
                </w:rPr>
                <w:t xml:space="preserve">POSTCONDICIONES: </w:t>
              </w:r>
            </w:ins>
            <w:ins w:id="1563" w:author="Claude" w:date="2026-10-05T00:00:00Z">
              <w:r>
                <w:rPr>
                  <w:rFonts w:ascii="Times New Roman" w:eastAsia="Times New Roman" w:hAnsi="Times New Roman" w:cs="Times New Roman"/>
                  <w:color w:val="000000"/>
                </w:rPr>
                <w:t xml:space="preserve">El producto queda activo con sus tamaños y precios, con registro en Control de Cambios y en Bitácora. No tiene receta.</w:t>
              </w:r>
            </w:ins>
          </w:p>
        </w:tc>
      </w:tr>
    </w:tbl>
    <w:p w14:paraId="3B682544" w14:textId="77777777" w:rsidR="006F36B5" w:rsidRPr="00375954" w:rsidRDefault="00B8713E" w:rsidP="002A6ED7">
      <w:pPr>
        <w:pStyle w:val="Ttulo3"/>
        <w:rPr>
          <w:rFonts w:ascii="Times New Roman" w:eastAsia="Times New Roman" w:hAnsi="Times New Roman" w:cs="Times New Roman"/>
        </w:rPr>
      </w:pPr>
      <w:bookmarkStart w:id="226" w:name="_Toc232509031"/>
      <w:bookmarkStart w:id="227" w:name="_Toc241023359"/>
      <w:r>
        <w:rPr>
          <w:rFonts w:ascii="Times New Roman" w:eastAsia="Times New Roman" w:hAnsi="Times New Roman" w:cs="Times New Roman"/>
        </w:rPr>
        <w:t xml:space="preserve">6.5.2 Diagrama de Secuencia del Sistema</w:t>
      </w:r>
      <w:bookmarkEnd w:id="226"/>
      <w:bookmarkEnd w:id="227"/>
      <w:r>
        <w:rPr>
          <w:rFonts w:ascii="Times New Roman" w:eastAsia="Times New Roman" w:hAnsi="Times New Roman" w:cs="Times New Roman"/>
        </w:rPr>
        <w:t xml:space="preserve"> </w:t>
      </w:r>
    </w:p>
    <w:p w14:paraId="256A70FB" w14:textId="77777777" w:rsidR="002A6ED7" w:rsidRPr="00375954" w:rsidRDefault="007E120E" w:rsidP="002A6ED7">
      <w:pPr>
        <w:rPr>
          <w:rFonts w:ascii="Times New Roman" w:hAnsi="Times New Roman" w:cs="Times New Roman"/>
        </w:rPr>
      </w:pPr>
      <w:r>
        <w:rPr>
          <w:rFonts w:ascii="Times New Roman" w:hAnsi="Times New Roman" w:cs="Times New Roman"/>
          <w:noProof/>
        </w:rPr>
        <w:drawing>
          <wp:inline distT="0" distB="0" distL="0" distR="0" wp14:anchorId="512F4681" wp14:editId="7099E088">
            <wp:extent cx="5400040" cy="5364480"/>
            <wp:effectExtent l="0" t="0" r="0" b="7620"/>
            <wp:docPr id="20345712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00040" cy="5364480"/>
                    </a:xfrm>
                    <a:prstGeom prst="rect">
                      <a:avLst/>
                    </a:prstGeom>
                    <a:noFill/>
                    <a:ln>
                      <a:noFill/>
                    </a:ln>
                  </pic:spPr>
                </pic:pic>
              </a:graphicData>
            </a:graphic>
          </wp:inline>
        </w:drawing>
      </w:r>
    </w:p>
    <w:p w14:paraId="7F7D0766" w14:textId="77777777" w:rsidR="006F36B5" w:rsidRPr="00375954" w:rsidRDefault="00B8713E">
      <w:pPr>
        <w:pStyle w:val="Ttulo2"/>
        <w:rPr>
          <w:rFonts w:ascii="Times New Roman" w:eastAsia="Times New Roman" w:hAnsi="Times New Roman" w:cs="Times New Roman"/>
          <w:sz w:val="30"/>
          <w:szCs w:val="30"/>
        </w:rPr>
      </w:pPr>
      <w:bookmarkStart w:id="228" w:name="_Toc232509032"/>
      <w:bookmarkStart w:id="229" w:name="_Toc241023360"/>
      <w:r>
        <w:rPr>
          <w:rFonts w:ascii="Times New Roman" w:eastAsia="Times New Roman" w:hAnsi="Times New Roman" w:cs="Times New Roman"/>
          <w:sz w:val="30"/>
          <w:szCs w:val="30"/>
        </w:rPr>
        <w:t xml:space="preserve">6.6 CU007 </w:t>
      </w:r>
      <w:del w:id="2058" w:author="Claude" w:date="2026-10-05T00:00:00Z">
        <w:r>
          <w:rPr>
            <w:rFonts w:ascii="Times New Roman" w:eastAsia="Times New Roman" w:hAnsi="Times New Roman" w:cs="Times New Roman"/>
            <w:sz w:val="30"/>
            <w:szCs w:val="30"/>
          </w:rPr>
          <w:delText xml:space="preserve">Eliminar Producto</w:delText>
        </w:r>
      </w:del>
      <w:ins w:id="2059" w:author="Claude" w:date="2026-10-05T00:00:00Z">
        <w:r>
          <w:rPr>
            <w:rFonts w:ascii="Times New Roman" w:eastAsia="Times New Roman" w:hAnsi="Times New Roman" w:cs="Times New Roman"/>
            <w:sz w:val="30"/>
            <w:szCs w:val="30"/>
          </w:rPr>
          <w:t xml:space="preserve">Dar de baja producto</w:t>
        </w:r>
      </w:ins>
      <w:bookmarkEnd w:id="228"/>
      <w:bookmarkEnd w:id="229"/>
    </w:p>
    <w:p w14:paraId="7A91D96C" w14:textId="77777777" w:rsidR="006F36B5" w:rsidRPr="00375954" w:rsidRDefault="00B8713E">
      <w:pPr>
        <w:pStyle w:val="Ttulo3"/>
        <w:rPr>
          <w:rFonts w:ascii="Times New Roman" w:eastAsia="Times New Roman" w:hAnsi="Times New Roman" w:cs="Times New Roman"/>
        </w:rPr>
      </w:pPr>
      <w:bookmarkStart w:id="230" w:name="_Toc232509033"/>
      <w:bookmarkStart w:id="231" w:name="_Toc241023361"/>
      <w:r>
        <w:rPr>
          <w:rFonts w:ascii="Times New Roman" w:eastAsia="Times New Roman" w:hAnsi="Times New Roman" w:cs="Times New Roman"/>
        </w:rPr>
        <w:t xml:space="preserve">6.6.1 Especificación CU</w:t>
      </w:r>
      <w:bookmarkEnd w:id="230"/>
      <w:bookmarkEnd w:id="231"/>
      <w:r>
        <w:rPr>
          <w:rFonts w:ascii="Times New Roman" w:eastAsia="Times New Roman" w:hAnsi="Times New Roman" w:cs="Times New Roman"/>
        </w:rPr>
        <w:t xml:space="preserve"> </w:t>
      </w:r>
    </w:p>
    <w:tbl>
      <w:tblPr>
        <w:tblStyle w:val="3"/>
        <w:tblW w:w="8500" w:type="dxa"/>
        <w:tblInd w:w="0" w:type="dxa"/>
        <w:tblLayout w:type="fixed"/>
        <w:tblLook w:val="0400" w:firstRow="0" w:lastRow="0" w:firstColumn="0" w:lastColumn="0" w:noHBand="0" w:noVBand="1"/>
      </w:tblPr>
      <w:tblGrid>
        <w:gridCol w:w="8500"/>
      </w:tblGrid>
      <w:tr w:rsidR="008F5E1A" w:rsidRPr="00375954" w14:paraId="1C41793A" w14:textId="77777777" w:rsidTr="00BE30D4">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84F10BA"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w:t>
            </w:r>
            <w:del w:id="1564" w:author="Claude" w:date="2026-10-05T00:00:00Z">
              <w:r>
                <w:rPr>
                  <w:rFonts w:ascii="Times New Roman" w:eastAsia="Times New Roman" w:hAnsi="Times New Roman" w:cs="Times New Roman"/>
                  <w:b/>
                  <w:bCs/>
                  <w:color w:val="000000"/>
                </w:rPr>
                <w:delText xml:space="preserve"> </w:delText>
              </w:r>
            </w:del>
            <w:ins w:id="1565" w:author="Claude" w:date="2026-10-05T00:00:00Z">
              <w:r>
                <w:rPr>
                  <w:rFonts w:ascii="Times New Roman" w:eastAsia="Times New Roman" w:hAnsi="Times New Roman" w:cs="Times New Roman"/>
                  <w:b/>
                  <w:bCs/>
                  <w:color w:val="000000"/>
                </w:rPr>
                <w:t xml:space="preserve"> </w:t>
              </w:r>
            </w:ins>
            <w:r>
              <w:rPr>
                <w:rFonts w:ascii="Times New Roman" w:eastAsia="Times New Roman" w:hAnsi="Times New Roman" w:cs="Times New Roman"/>
                <w:b/>
                <w:bCs/>
                <w:color w:val="000000"/>
              </w:rPr>
              <w:t xml:space="preserve">Y NOMBRE: </w:t>
            </w:r>
            <w:r>
              <w:rPr>
                <w:rFonts w:ascii="Times New Roman" w:eastAsia="Times New Roman" w:hAnsi="Times New Roman" w:cs="Times New Roman"/>
                <w:color w:val="000000"/>
              </w:rPr>
              <w:t xml:space="preserve">CU 007 – </w:t>
            </w:r>
            <w:del w:id="1566" w:author="Claude" w:date="2026-10-05T00:00:00Z">
              <w:r>
                <w:rPr>
                  <w:rFonts w:ascii="Times New Roman" w:eastAsia="Times New Roman" w:hAnsi="Times New Roman" w:cs="Times New Roman"/>
                  <w:color w:val="000000"/>
                </w:rPr>
                <w:delText xml:space="preserve">Eliminar Producto</w:delText>
              </w:r>
            </w:del>
            <w:ins w:id="1567" w:author="Claude" w:date="2026-10-05T00:00:00Z">
              <w:r>
                <w:rPr>
                  <w:rFonts w:ascii="Times New Roman" w:eastAsia="Times New Roman" w:hAnsi="Times New Roman" w:cs="Times New Roman"/>
                  <w:color w:val="000000"/>
                </w:rPr>
                <w:t xml:space="preserve">Dar de baja producto</w:t>
              </w:r>
            </w:ins>
          </w:p>
        </w:tc>
      </w:tr>
      <w:tr w:rsidR="008F5E1A" w:rsidRPr="00375954" w14:paraId="6EA99CEE" w14:textId="77777777" w:rsidTr="00BE30D4">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D46EC1"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ESTADO:</w:t>
            </w:r>
            <w:del w:id="1568" w:author="Claude" w:date="2026-10-05T00:00:00Z">
              <w:r>
                <w:rPr>
                  <w:rFonts w:ascii="Times New Roman" w:eastAsia="Times New Roman" w:hAnsi="Times New Roman" w:cs="Times New Roman"/>
                  <w:b/>
                  <w:bCs/>
                  <w:color w:val="000000"/>
                </w:rPr>
                <w:delText xml:space="preserve"> </w:delText>
              </w:r>
            </w:del>
          </w:p>
        </w:tc>
      </w:tr>
      <w:tr w:rsidR="008F5E1A" w:rsidRPr="00375954" w14:paraId="320904B8" w14:textId="77777777" w:rsidTr="00BE30D4">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BF646DA"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 xml:space="preserve">El caso de uso </w:t>
            </w:r>
            <w:del w:id="1569" w:author="Claude" w:date="2026-10-05T00:00:00Z">
              <w:r>
                <w:rPr>
                  <w:rFonts w:ascii="Times New Roman" w:eastAsia="Times New Roman" w:hAnsi="Times New Roman" w:cs="Times New Roman"/>
                  <w:color w:val="000000"/>
                </w:rPr>
                <w:delText xml:space="preserve">permitirá al usuario</w:delText>
              </w:r>
            </w:del>
            <w:ins w:id="1570" w:author="Claude" w:date="2026-10-05T00:00:00Z">
              <w:r>
                <w:rPr>
                  <w:rFonts w:ascii="Times New Roman" w:eastAsia="Times New Roman" w:hAnsi="Times New Roman" w:cs="Times New Roman"/>
                  <w:color w:val="000000"/>
                </w:rPr>
                <w:t xml:space="preserve">permite al Dueño</w:t>
              </w:r>
            </w:ins>
            <w:r>
              <w:rPr>
                <w:rFonts w:ascii="Times New Roman" w:eastAsia="Times New Roman" w:hAnsi="Times New Roman" w:cs="Times New Roman"/>
                <w:color w:val="000000"/>
              </w:rPr>
              <w:t xml:space="preserve"> dar de baja</w:t>
            </w:r>
            <w:ins w:id="1571" w:author="Claude" w:date="2026-10-05T00:00:00Z">
              <w:r>
                <w:rPr>
                  <w:rFonts w:ascii="Times New Roman" w:eastAsia="Times New Roman" w:hAnsi="Times New Roman" w:cs="Times New Roman"/>
                  <w:color w:val="000000"/>
                </w:rPr>
                <w:t xml:space="preserve"> lógica</w:t>
              </w:r>
            </w:ins>
            <w:r>
              <w:rPr>
                <w:rFonts w:ascii="Times New Roman" w:eastAsia="Times New Roman" w:hAnsi="Times New Roman" w:cs="Times New Roman"/>
                <w:color w:val="000000"/>
              </w:rPr>
              <w:t xml:space="preserve"> un producto existente en el sistema.</w:t>
            </w:r>
            <w:ins w:id="1572" w:author="Claude" w:date="2026-10-05T00:00:00Z">
              <w:r>
                <w:rPr>
                  <w:rFonts w:ascii="Times New Roman" w:eastAsia="Times New Roman" w:hAnsi="Times New Roman" w:cs="Times New Roman"/>
                  <w:color w:val="000000"/>
                </w:rPr>
                <w:t xml:space="preserve"> El producto deja de ofrecerse para la venta y conserva su historial.</w:t>
              </w:r>
            </w:ins>
          </w:p>
        </w:tc>
      </w:tr>
      <w:tr w:rsidR="008F5E1A" w:rsidRPr="00375954" w14:paraId="63EC8201" w14:textId="77777777" w:rsidTr="00BE30D4">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F06D37F"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del w:id="1573" w:author="Claude" w:date="2026-10-05T00:00:00Z">
              <w:r>
                <w:rPr>
                  <w:rFonts w:ascii="Times New Roman" w:eastAsia="Times New Roman" w:hAnsi="Times New Roman" w:cs="Times New Roman"/>
                  <w:color w:val="000000"/>
                </w:rPr>
                <w:delText xml:space="preserve">Usuario</w:delText>
              </w:r>
            </w:del>
            <w:ins w:id="1574" w:author="Claude" w:date="2026-10-05T00:00:00Z">
              <w:r>
                <w:rPr>
                  <w:rFonts w:ascii="Times New Roman" w:eastAsia="Times New Roman" w:hAnsi="Times New Roman" w:cs="Times New Roman"/>
                  <w:color w:val="000000"/>
                </w:rPr>
                <w:t xml:space="preserve">Dueño</w:t>
              </w:r>
            </w:ins>
          </w:p>
        </w:tc>
      </w:tr>
      <w:tr w:rsidR="008F5E1A" w:rsidRPr="00375954" w14:paraId="709E3354" w14:textId="77777777" w:rsidTr="00BE30D4">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3445C86"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w:t>
            </w:r>
            <w:del w:id="1575" w:author="Claude" w:date="2026-10-05T00:00:00Z">
              <w:r>
                <w:rPr>
                  <w:rFonts w:ascii="Times New Roman" w:eastAsia="Times New Roman" w:hAnsi="Times New Roman" w:cs="Times New Roman"/>
                  <w:b/>
                  <w:bCs/>
                  <w:color w:val="000000"/>
                </w:rPr>
                <w:delText xml:space="preserve">  </w:delText>
              </w:r>
            </w:del>
            <w:ins w:id="1576" w:author="Claude" w:date="2026-10-05T00:00:00Z">
              <w:r>
                <w:rPr>
                  <w:rFonts w:ascii="Times New Roman" w:eastAsia="Times New Roman" w:hAnsi="Times New Roman" w:cs="Times New Roman"/>
                  <w:b/>
                  <w:bCs/>
                  <w:color w:val="000000"/>
                </w:rPr>
                <w:t xml:space="preserve"> </w:t>
              </w:r>
            </w:ins>
            <w:ins w:id="1577" w:author="Claude" w:date="2026-10-05T00:00:00Z">
              <w:r>
                <w:rPr>
                  <w:rFonts w:ascii="Times New Roman" w:eastAsia="Times New Roman" w:hAnsi="Times New Roman" w:cs="Times New Roman"/>
                  <w:color w:val="000000"/>
                </w:rPr>
                <w:t xml:space="preserve">No tiene.</w:t>
              </w:r>
            </w:ins>
          </w:p>
        </w:tc>
      </w:tr>
      <w:tr w:rsidR="008F5E1A" w:rsidRPr="00375954" w14:paraId="0700C51B" w14:textId="77777777" w:rsidTr="00BE30D4">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02415A2" w14:textId="77777777" w:rsidR="008F5E1A" w:rsidRPr="00375954"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PRECONDICIONES: </w:t>
            </w:r>
          </w:p>
          <w:p w14:paraId="035E927D" w14:textId="77777777" w:rsidR="008F5E1A" w:rsidRPr="00375954" w:rsidRDefault="008F5E1A"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El </w:t>
            </w:r>
            <w:del w:id="1578" w:author="Claude" w:date="2026-10-05T00:00:00Z">
              <w:r>
                <w:rPr>
                  <w:rFonts w:ascii="Times New Roman" w:eastAsia="Times New Roman" w:hAnsi="Times New Roman" w:cs="Times New Roman"/>
                  <w:color w:val="000000"/>
                </w:rPr>
                <w:delText xml:space="preserve">usuario</w:delText>
              </w:r>
            </w:del>
            <w:ins w:id="1579" w:author="Claude" w:date="2026-10-05T00:00:00Z">
              <w:r>
                <w:rPr>
                  <w:rFonts w:ascii="Times New Roman" w:eastAsia="Times New Roman" w:hAnsi="Times New Roman" w:cs="Times New Roman"/>
                  <w:color w:val="000000"/>
                </w:rPr>
                <w:t xml:space="preserve">Dueño</w:t>
              </w:r>
            </w:ins>
            <w:r>
              <w:rPr>
                <w:rFonts w:ascii="Times New Roman" w:eastAsia="Times New Roman" w:hAnsi="Times New Roman" w:cs="Times New Roman"/>
                <w:color w:val="000000"/>
              </w:rPr>
              <w:t xml:space="preserve"> debió haberse logueado con éxito previamente en el sistema.</w:t>
              <w:br/>
              <w:t xml:space="preserve">. El </w:t>
            </w:r>
            <w:del w:id="1580" w:author="Claude" w:date="2026-10-05T00:00:00Z">
              <w:r>
                <w:rPr>
                  <w:rFonts w:ascii="Times New Roman" w:eastAsia="Times New Roman" w:hAnsi="Times New Roman" w:cs="Times New Roman"/>
                  <w:color w:val="000000"/>
                </w:rPr>
                <w:delText xml:space="preserve">usuario debe tener permisos para hacer un control de los productos</w:delText>
              </w:r>
            </w:del>
            <w:ins w:id="1581" w:author="Claude" w:date="2026-10-05T00:00:00Z">
              <w:r>
                <w:rPr>
                  <w:rFonts w:ascii="Times New Roman" w:eastAsia="Times New Roman" w:hAnsi="Times New Roman" w:cs="Times New Roman"/>
                  <w:color w:val="000000"/>
                </w:rPr>
                <w:t xml:space="preserve">Dueño debe tener el permiso “Gestion Productos”</w:t>
              </w:r>
            </w:ins>
            <w:r>
              <w:rPr>
                <w:rFonts w:ascii="Times New Roman" w:eastAsia="Times New Roman" w:hAnsi="Times New Roman" w:cs="Times New Roman"/>
                <w:color w:val="000000"/>
              </w:rPr>
              <w:t xml:space="preserve">.</w:t>
            </w:r>
          </w:p>
          <w:p w14:paraId="5E268673"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 Debe</w:t>
            </w:r>
            <w:del w:id="1582" w:author="Claude" w:date="2026-10-05T00:00:00Z">
              <w:r>
                <w:rPr>
                  <w:rFonts w:ascii="Times New Roman" w:eastAsia="Times New Roman" w:hAnsi="Times New Roman" w:cs="Times New Roman"/>
                  <w:color w:val="000000"/>
                </w:rPr>
                <w:delText xml:space="preserve"> de</w:delText>
              </w:r>
            </w:del>
            <w:r>
              <w:rPr>
                <w:rFonts w:ascii="Times New Roman" w:eastAsia="Times New Roman" w:hAnsi="Times New Roman" w:cs="Times New Roman"/>
                <w:color w:val="000000"/>
              </w:rPr>
              <w:t xml:space="preserve"> haber por lo menos un producto </w:t>
            </w:r>
            <w:del w:id="1583" w:author="Claude" w:date="2026-10-05T00:00:00Z">
              <w:r>
                <w:rPr>
                  <w:rFonts w:ascii="Times New Roman" w:eastAsia="Times New Roman" w:hAnsi="Times New Roman" w:cs="Times New Roman"/>
                  <w:color w:val="000000"/>
                </w:rPr>
                <w:delText xml:space="preserve">registrado</w:delText>
              </w:r>
            </w:del>
            <w:ins w:id="1584" w:author="Claude" w:date="2026-10-05T00:00:00Z">
              <w:r>
                <w:rPr>
                  <w:rFonts w:ascii="Times New Roman" w:eastAsia="Times New Roman" w:hAnsi="Times New Roman" w:cs="Times New Roman"/>
                  <w:color w:val="000000"/>
                </w:rPr>
                <w:t xml:space="preserve">activo</w:t>
              </w:r>
            </w:ins>
            <w:r>
              <w:rPr>
                <w:rFonts w:ascii="Times New Roman" w:eastAsia="Times New Roman" w:hAnsi="Times New Roman" w:cs="Times New Roman"/>
                <w:color w:val="000000"/>
              </w:rPr>
              <w:t xml:space="preserve"> en el sistema.</w:t>
            </w:r>
          </w:p>
        </w:tc>
      </w:tr>
      <w:tr w:rsidR="008F5E1A" w:rsidRPr="00375954" w14:paraId="77901DD4" w14:textId="77777777" w:rsidTr="00BE30D4">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396498A"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w:t>
            </w:r>
            <w:del w:id="1585" w:author="Claude" w:date="2026-10-05T00:00:00Z">
              <w:r>
                <w:rPr>
                  <w:rFonts w:ascii="Times New Roman" w:eastAsia="Times New Roman" w:hAnsi="Times New Roman" w:cs="Times New Roman"/>
                  <w:b/>
                  <w:bCs/>
                  <w:color w:val="000000"/>
                </w:rPr>
                <w:delText xml:space="preserve">  </w:delText>
              </w:r>
            </w:del>
            <w:ins w:id="1586" w:author="Claude" w:date="2026-10-05T00:00:00Z">
              <w:r>
                <w:rPr>
                  <w:rFonts w:ascii="Times New Roman" w:eastAsia="Times New Roman" w:hAnsi="Times New Roman" w:cs="Times New Roman"/>
                  <w:b/>
                  <w:bCs/>
                  <w:color w:val="000000"/>
                </w:rPr>
                <w:t xml:space="preserve"> </w:t>
              </w:r>
            </w:ins>
            <w:ins w:id="1587" w:author="Claude" w:date="2026-10-05T00:00:00Z">
              <w:r>
                <w:rPr>
                  <w:rFonts w:ascii="Times New Roman" w:eastAsia="Times New Roman" w:hAnsi="Times New Roman" w:cs="Times New Roman"/>
                  <w:color w:val="000000"/>
                </w:rPr>
                <w:t xml:space="preserve">No tiene.</w:t>
              </w:r>
            </w:ins>
          </w:p>
        </w:tc>
      </w:tr>
      <w:tr w:rsidR="008F5E1A" w:rsidRPr="00375954" w14:paraId="062CA2DB" w14:textId="77777777" w:rsidTr="00BE30D4">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ED54107"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p>
        </w:tc>
      </w:tr>
      <w:tr w:rsidR="008F5E1A" w:rsidRPr="00375954" w14:paraId="44D3EB49" w14:textId="77777777" w:rsidTr="00BE30D4">
        <w:trPr>
          <w:trHeight w:val="114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9706207"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ESCENARIO PRINCIPAL:</w:t>
            </w:r>
            <w:del w:id="1588" w:author="Claude" w:date="2026-10-05T00:00:00Z">
              <w:r>
                <w:rPr>
                  <w:rFonts w:ascii="Times New Roman" w:eastAsia="Times New Roman" w:hAnsi="Times New Roman" w:cs="Times New Roman"/>
                  <w:b/>
                  <w:bCs/>
                  <w:color w:val="000000"/>
                </w:rPr>
                <w:delText xml:space="preserve"> </w:delText>
              </w:r>
            </w:del>
            <w:ins w:id="1589" w:author="Claude" w:date="2026-10-05T00:00:00Z">
              <w:r>
                <w:rPr>
                  <w:rFonts w:ascii="Times New Roman" w:eastAsia="Times New Roman" w:hAnsi="Times New Roman" w:cs="Times New Roman"/>
                  <w:b/>
                  <w:bCs/>
                  <w:color w:val="000000"/>
                </w:rPr>
                <w:t xml:space="preserve"> </w:t>
              </w:r>
            </w:ins>
          </w:p>
          <w:p w14:paraId="676DA8C4" w14:textId="77777777" w:rsidR="00260630" w:rsidRPr="00375954" w:rsidRDefault="00260630" w:rsidP="00260630">
            <w:pPr>
              <w:numPr>
                <w:ilvl w:val="0"/>
                <w:numId w:val="3"/>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w:t>
            </w:r>
            <w:del w:id="1590" w:author="Claude" w:date="2026-10-05T00:00:00Z">
              <w:r>
                <w:rPr>
                  <w:rFonts w:ascii="Times New Roman" w:eastAsia="Times New Roman" w:hAnsi="Times New Roman" w:cs="Times New Roman"/>
                  <w:color w:val="000000"/>
                  <w:sz w:val="22"/>
                  <w:szCs w:val="22"/>
                </w:rPr>
                <w:delText xml:space="preserve">usuario</w:delText>
              </w:r>
            </w:del>
            <w:ins w:id="1591" w:author="Claude" w:date="2026-10-05T00:00:00Z">
              <w:r>
                <w:rPr>
                  <w:rFonts w:ascii="Times New Roman" w:eastAsia="Times New Roman" w:hAnsi="Times New Roman" w:cs="Times New Roman"/>
                  <w:color w:val="000000"/>
                  <w:sz w:val="22"/>
                  <w:szCs w:val="22"/>
                </w:rPr>
                <w:t xml:space="preserve">Dueño</w:t>
              </w:r>
            </w:ins>
            <w:r>
              <w:rPr>
                <w:rFonts w:ascii="Times New Roman" w:eastAsia="Times New Roman" w:hAnsi="Times New Roman" w:cs="Times New Roman"/>
                <w:color w:val="000000"/>
                <w:sz w:val="22"/>
                <w:szCs w:val="22"/>
              </w:rPr>
              <w:t xml:space="preserve"> se dirige a la sección “Formulario Productos” en el menú principal del sistema y selecciona </w:t>
            </w:r>
            <w:del w:id="1592" w:author="Claude" w:date="2026-10-05T00:00:00Z">
              <w:r>
                <w:rPr>
                  <w:rFonts w:ascii="Times New Roman" w:eastAsia="Times New Roman" w:hAnsi="Times New Roman" w:cs="Times New Roman"/>
                  <w:color w:val="000000"/>
                  <w:sz w:val="22"/>
                  <w:szCs w:val="22"/>
                </w:rPr>
                <w:delText xml:space="preserve">borrar</w:delText>
              </w:r>
            </w:del>
            <w:ins w:id="1593" w:author="Claude" w:date="2026-10-05T00:00:00Z">
              <w:r>
                <w:rPr>
                  <w:rFonts w:ascii="Times New Roman" w:eastAsia="Times New Roman" w:hAnsi="Times New Roman" w:cs="Times New Roman"/>
                  <w:color w:val="000000"/>
                  <w:sz w:val="22"/>
                  <w:szCs w:val="22"/>
                </w:rPr>
                <w:t xml:space="preserve">dar de baja</w:t>
              </w:r>
            </w:ins>
            <w:r>
              <w:rPr>
                <w:rFonts w:ascii="Times New Roman" w:eastAsia="Times New Roman" w:hAnsi="Times New Roman" w:cs="Times New Roman"/>
                <w:color w:val="000000"/>
                <w:sz w:val="22"/>
                <w:szCs w:val="22"/>
              </w:rPr>
              <w:t xml:space="preserve"> producto.</w:t>
            </w:r>
          </w:p>
          <w:p w14:paraId="74F05BB7" w14:textId="77777777" w:rsidR="00BF4BE3" w:rsidRPr="00375954" w:rsidRDefault="00BF4BE3" w:rsidP="00260630">
            <w:pPr>
              <w:numPr>
                <w:ilvl w:val="0"/>
                <w:numId w:val="3"/>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muestra en pantalla una lista con los productos </w:t>
            </w:r>
            <w:del w:id="1594" w:author="Claude" w:date="2026-10-05T00:00:00Z">
              <w:r>
                <w:rPr>
                  <w:rFonts w:ascii="Times New Roman" w:eastAsia="Times New Roman" w:hAnsi="Times New Roman" w:cs="Times New Roman"/>
                  <w:color w:val="000000"/>
                  <w:sz w:val="22"/>
                  <w:szCs w:val="22"/>
                </w:rPr>
                <w:delText xml:space="preserve">dados de alta</w:delText>
              </w:r>
            </w:del>
            <w:ins w:id="1595" w:author="Claude" w:date="2026-10-05T00:00:00Z">
              <w:r>
                <w:rPr>
                  <w:rFonts w:ascii="Times New Roman" w:eastAsia="Times New Roman" w:hAnsi="Times New Roman" w:cs="Times New Roman"/>
                  <w:color w:val="000000"/>
                  <w:sz w:val="22"/>
                  <w:szCs w:val="22"/>
                </w:rPr>
                <w:t xml:space="preserve">activos</w:t>
              </w:r>
            </w:ins>
            <w:r>
              <w:rPr>
                <w:rFonts w:ascii="Times New Roman" w:eastAsia="Times New Roman" w:hAnsi="Times New Roman" w:cs="Times New Roman"/>
                <w:color w:val="000000"/>
                <w:sz w:val="22"/>
                <w:szCs w:val="22"/>
              </w:rPr>
              <w:t xml:space="preserve"> y los datos correspondientes de los mismos.</w:t>
            </w:r>
          </w:p>
          <w:p w14:paraId="43FB66A1" w14:textId="77777777"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w:t>
            </w:r>
            <w:del w:id="1596" w:author="Claude" w:date="2026-10-05T00:00:00Z">
              <w:r>
                <w:rPr>
                  <w:rFonts w:ascii="Times New Roman" w:eastAsia="Times New Roman" w:hAnsi="Times New Roman" w:cs="Times New Roman"/>
                  <w:color w:val="000000"/>
                  <w:sz w:val="22"/>
                  <w:szCs w:val="22"/>
                </w:rPr>
                <w:delText xml:space="preserve">usuario</w:delText>
              </w:r>
            </w:del>
            <w:ins w:id="1597" w:author="Claude" w:date="2026-10-05T00:00:00Z">
              <w:r>
                <w:rPr>
                  <w:rFonts w:ascii="Times New Roman" w:eastAsia="Times New Roman" w:hAnsi="Times New Roman" w:cs="Times New Roman"/>
                  <w:color w:val="000000"/>
                  <w:sz w:val="22"/>
                  <w:szCs w:val="22"/>
                </w:rPr>
                <w:t xml:space="preserve">Dueño</w:t>
              </w:r>
            </w:ins>
            <w:r>
              <w:rPr>
                <w:rFonts w:ascii="Times New Roman" w:eastAsia="Times New Roman" w:hAnsi="Times New Roman" w:cs="Times New Roman"/>
                <w:color w:val="000000"/>
                <w:sz w:val="22"/>
                <w:szCs w:val="22"/>
              </w:rPr>
              <w:t xml:space="preserve"> selecciona el producto que quiere dar de baja.</w:t>
            </w:r>
          </w:p>
          <w:p w14:paraId="1E9CFEBD" w14:textId="77777777"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muestra un mensaje en pantalla “¿Confirma </w:t>
            </w:r>
            <w:del w:id="1598" w:author="Claude" w:date="2026-10-05T00:00:00Z">
              <w:r>
                <w:rPr>
                  <w:rFonts w:ascii="Times New Roman" w:eastAsia="Times New Roman" w:hAnsi="Times New Roman" w:cs="Times New Roman"/>
                  <w:color w:val="000000"/>
                  <w:sz w:val="22"/>
                  <w:szCs w:val="22"/>
                </w:rPr>
                <w:delText xml:space="preserve">baja de producto?” </w:delText>
              </w:r>
            </w:del>
            <w:ins w:id="1599" w:author="Claude" w:date="2026-10-05T00:00:00Z">
              <w:r>
                <w:rPr>
                  <w:rFonts w:ascii="Times New Roman" w:eastAsia="Times New Roman" w:hAnsi="Times New Roman" w:cs="Times New Roman"/>
                  <w:color w:val="000000"/>
                  <w:sz w:val="22"/>
                  <w:szCs w:val="22"/>
                </w:rPr>
                <w:t xml:space="preserve">la baja del producto '…'?”</w:t>
              </w:r>
            </w:ins>
          </w:p>
          <w:p w14:paraId="07E560BF" w14:textId="77777777"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w:t>
            </w:r>
            <w:del w:id="1600" w:author="Claude" w:date="2026-10-05T00:00:00Z">
              <w:r>
                <w:rPr>
                  <w:rFonts w:ascii="Times New Roman" w:eastAsia="Times New Roman" w:hAnsi="Times New Roman" w:cs="Times New Roman"/>
                  <w:color w:val="000000"/>
                  <w:sz w:val="22"/>
                  <w:szCs w:val="22"/>
                </w:rPr>
                <w:delText xml:space="preserve">usuario confirma </w:delText>
              </w:r>
            </w:del>
            <w:ins w:id="1601" w:author="Claude" w:date="2026-10-05T00:00:00Z">
              <w:r>
                <w:rPr>
                  <w:rFonts w:ascii="Times New Roman" w:eastAsia="Times New Roman" w:hAnsi="Times New Roman" w:cs="Times New Roman"/>
                  <w:color w:val="000000"/>
                  <w:sz w:val="22"/>
                  <w:szCs w:val="22"/>
                </w:rPr>
                <w:t xml:space="preserve">Dueño confirma la </w:t>
              </w:r>
            </w:ins>
            <w:r>
              <w:rPr>
                <w:rFonts w:ascii="Times New Roman" w:eastAsia="Times New Roman" w:hAnsi="Times New Roman" w:cs="Times New Roman"/>
                <w:color w:val="000000"/>
                <w:sz w:val="22"/>
                <w:szCs w:val="22"/>
              </w:rPr>
              <w:t xml:space="preserve">baja.</w:t>
            </w:r>
          </w:p>
          <w:p w14:paraId="05BD28D3" w14:textId="77777777" w:rsidR="008F5E1A" w:rsidRPr="00375954" w:rsidRDefault="008F5E1A" w:rsidP="0026063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w:t>
            </w:r>
            <w:del w:id="1602" w:author="Claude" w:date="2026-10-05T00:00:00Z">
              <w:r>
                <w:rPr>
                  <w:rFonts w:ascii="Times New Roman" w:eastAsia="Times New Roman" w:hAnsi="Times New Roman" w:cs="Times New Roman"/>
                  <w:color w:val="000000"/>
                  <w:sz w:val="22"/>
                  <w:szCs w:val="22"/>
                </w:rPr>
                <w:delText xml:space="preserve">informa al usuario</w:delText>
              </w:r>
            </w:del>
            <w:ins w:id="1603" w:author="Claude" w:date="2026-10-05T00:00:00Z">
              <w:r>
                <w:rPr>
                  <w:rFonts w:ascii="Times New Roman" w:eastAsia="Times New Roman" w:hAnsi="Times New Roman" w:cs="Times New Roman"/>
                  <w:color w:val="000000"/>
                  <w:sz w:val="22"/>
                  <w:szCs w:val="22"/>
                </w:rPr>
                <w:t xml:space="preserve">marca el producto como inactivo (baja lógica) e informa</w:t>
              </w:r>
            </w:ins>
            <w:r>
              <w:rPr>
                <w:rFonts w:ascii="Times New Roman" w:eastAsia="Times New Roman" w:hAnsi="Times New Roman" w:cs="Times New Roman"/>
                <w:color w:val="000000"/>
                <w:sz w:val="22"/>
                <w:szCs w:val="22"/>
              </w:rPr>
              <w:t xml:space="preserve"> con un mensaje en pantalla “Producto </w:t>
            </w:r>
            <w:del w:id="1604" w:author="Claude" w:date="2026-10-05T00:00:00Z">
              <w:r>
                <w:rPr>
                  <w:rFonts w:ascii="Times New Roman" w:eastAsia="Times New Roman" w:hAnsi="Times New Roman" w:cs="Times New Roman"/>
                  <w:color w:val="000000"/>
                  <w:sz w:val="22"/>
                  <w:szCs w:val="22"/>
                </w:rPr>
                <w:delText xml:space="preserve">borrado correctamente”.</w:delText>
              </w:r>
            </w:del>
            <w:ins w:id="1605" w:author="Claude" w:date="2026-10-05T00:00:00Z">
              <w:r>
                <w:rPr>
                  <w:rFonts w:ascii="Times New Roman" w:eastAsia="Times New Roman" w:hAnsi="Times New Roman" w:cs="Times New Roman"/>
                  <w:color w:val="000000"/>
                  <w:sz w:val="22"/>
                  <w:szCs w:val="22"/>
                </w:rPr>
                <w:t xml:space="preserve">dado de baja correctamente.”</w:t>
              </w:r>
            </w:ins>
          </w:p>
        </w:tc>
      </w:tr>
      <w:tr w:rsidR="008F5E1A" w:rsidRPr="00375954" w14:paraId="688D5223" w14:textId="77777777" w:rsidTr="00BE30D4">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0F6380C" w14:textId="77777777" w:rsidR="00E31488" w:rsidRPr="00E31488" w:rsidRDefault="008F5E1A" w:rsidP="00E3148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FLUJOS </w:t>
            </w:r>
            <w:del w:id="1606" w:author="Claude" w:date="2026-10-05T00:00:00Z">
              <w:r>
                <w:rPr>
                  <w:rFonts w:ascii="Times New Roman" w:eastAsia="Times New Roman" w:hAnsi="Times New Roman" w:cs="Times New Roman"/>
                  <w:b/>
                  <w:bCs/>
                  <w:color w:val="000000"/>
                </w:rPr>
                <w:delText xml:space="preserve">ALTERNATIVO: </w:delText>
              </w:r>
            </w:del>
            <w:ins w:id="1607" w:author="Claude" w:date="2026-10-05T00:00:00Z">
              <w:r>
                <w:rPr>
                  <w:rFonts w:ascii="Times New Roman" w:eastAsia="Times New Roman" w:hAnsi="Times New Roman" w:cs="Times New Roman"/>
                  <w:b/>
                  <w:bCs/>
                  <w:color w:val="000000"/>
                </w:rPr>
                <w:t xml:space="preserve">ALTERNATIVOS: </w:t>
              </w:r>
            </w:ins>
          </w:p>
          <w:p w14:paraId="50D0E6BF" w14:textId="77777777" w:rsidR="008F5E1A" w:rsidRPr="00375954" w:rsidRDefault="000A02F8"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FA1- Arrepentimiento de baja</w:t>
            </w:r>
          </w:p>
          <w:p w14:paraId="793104AD" w14:textId="77777777" w:rsidR="008F5E1A" w:rsidRPr="00FC38CB"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5.1 </w:t>
            </w:r>
            <w:r>
              <w:rPr>
                <w:rFonts w:ascii="Times New Roman" w:eastAsia="Times New Roman" w:hAnsi="Times New Roman" w:cs="Times New Roman"/>
                <w:color w:val="000000"/>
              </w:rPr>
              <w:t xml:space="preserve">El </w:t>
            </w:r>
            <w:del w:id="1608" w:author="Claude" w:date="2026-10-05T00:00:00Z">
              <w:r>
                <w:rPr>
                  <w:rFonts w:ascii="Times New Roman" w:eastAsia="Times New Roman" w:hAnsi="Times New Roman" w:cs="Times New Roman"/>
                  <w:color w:val="000000"/>
                </w:rPr>
                <w:delText xml:space="preserve">usuario</w:delText>
              </w:r>
            </w:del>
            <w:ins w:id="1609" w:author="Claude" w:date="2026-10-05T00:00:00Z">
              <w:r>
                <w:rPr>
                  <w:rFonts w:ascii="Times New Roman" w:eastAsia="Times New Roman" w:hAnsi="Times New Roman" w:cs="Times New Roman"/>
                  <w:color w:val="000000"/>
                </w:rPr>
                <w:t xml:space="preserve">Dueño</w:t>
              </w:r>
            </w:ins>
            <w:r>
              <w:rPr>
                <w:rFonts w:ascii="Times New Roman" w:eastAsia="Times New Roman" w:hAnsi="Times New Roman" w:cs="Times New Roman"/>
                <w:color w:val="000000"/>
              </w:rPr>
              <w:t xml:space="preserve"> rechaza la acción.</w:t>
            </w:r>
          </w:p>
          <w:p>
            <w:pPr>
              <w:spacing w:after="0" w:line="240" w:lineRule="auto"/>
              <w:rPr>
                <w:ins w:id="1610" w:author="Claude" w:date="2026-10-05T00:00:00Z"/>
              </w:rPr>
            </w:pPr>
            <w:ins w:id="1611" w:author="Claude" w:date="2026-10-05T00:00:00Z">
              <w:r>
                <w:rPr>
                  <w:rFonts w:ascii="Times New Roman" w:eastAsia="Times New Roman" w:hAnsi="Times New Roman" w:cs="Times New Roman"/>
                  <w:b/>
                  <w:bCs/>
                  <w:color w:val="000000"/>
                </w:rPr>
                <w:t xml:space="preserve">5.2 </w:t>
              </w:r>
              <w:r>
                <w:rPr>
                  <w:rFonts w:ascii="Times New Roman" w:eastAsia="Times New Roman" w:hAnsi="Times New Roman" w:cs="Times New Roman"/>
                  <w:color w:val="000000"/>
                </w:rPr>
                <w:t xml:space="preserve">El sistema no da de baja el producto y vuelve al listado.</w:t>
              </w:r>
            </w:ins>
          </w:p>
        </w:tc>
      </w:tr>
      <w:tr w:rsidR="008F5E1A" w:rsidRPr="00375954" w14:paraId="3E7308D7" w14:textId="77777777" w:rsidTr="00BE30D4">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094FB22" w14:textId="77777777" w:rsidR="008F5E1A" w:rsidRPr="00375954" w:rsidRDefault="008F5E1A" w:rsidP="00BE30D4">
            <w:pPr>
              <w:spacing w:after="0" w:line="240" w:lineRule="auto"/>
              <w:rPr>
                <w:rFonts w:ascii="Times New Roman" w:eastAsia="Times New Roman" w:hAnsi="Times New Roman" w:cs="Times New Roman"/>
              </w:rPr>
            </w:pPr>
            <w:del w:id="1612" w:author="Claude" w:date="2026-10-05T00:00:00Z">
              <w:r>
                <w:rPr>
                  <w:rFonts w:ascii="Times New Roman" w:eastAsia="Times New Roman" w:hAnsi="Times New Roman" w:cs="Times New Roman"/>
                  <w:b/>
                  <w:bCs/>
                  <w:color w:val="000000"/>
                </w:rPr>
                <w:delText xml:space="preserve">POSTCONDICIONES: </w:delText>
              </w:r>
            </w:del>
            <w:del w:id="1613" w:author="Claude" w:date="2026-10-05T00:00:00Z">
              <w:r>
                <w:rPr>
                  <w:rFonts w:ascii="Times New Roman" w:eastAsia="Times New Roman" w:hAnsi="Times New Roman" w:cs="Times New Roman"/>
                  <w:color w:val="000000"/>
                </w:rPr>
                <w:delText xml:space="preserve">El usuario da de baja con éxito un producto del sistema.</w:delText>
              </w:r>
            </w:del>
            <w:ins w:id="1614" w:author="Claude" w:date="2026-10-05T00:00:00Z">
              <w:r>
                <w:rPr>
                  <w:rFonts w:ascii="Times New Roman" w:eastAsia="Times New Roman" w:hAnsi="Times New Roman" w:cs="Times New Roman"/>
                  <w:b/>
                  <w:bCs/>
                  <w:color w:val="000000"/>
                </w:rPr>
                <w:t xml:space="preserve">POSTCONDICIONES: </w:t>
              </w:r>
            </w:ins>
            <w:ins w:id="1615" w:author="Claude" w:date="2026-10-05T00:00:00Z">
              <w:r>
                <w:rPr>
                  <w:rFonts w:ascii="Times New Roman" w:eastAsia="Times New Roman" w:hAnsi="Times New Roman" w:cs="Times New Roman"/>
                  <w:color w:val="000000"/>
                </w:rPr>
                <w:t xml:space="preserve">El producto queda dado de baja (inactivo), con registro en Control de Cambios y en Bitácora. Deja de ofrecerse para la venta y conserva su historial.</w:t>
              </w:r>
            </w:ins>
          </w:p>
        </w:tc>
      </w:tr>
    </w:tbl>
    <w:p w14:paraId="5E26F081" w14:textId="77777777" w:rsidR="006F36B5" w:rsidRPr="00375954" w:rsidRDefault="00B8713E">
      <w:pPr>
        <w:pStyle w:val="Ttulo3"/>
        <w:rPr>
          <w:rFonts w:ascii="Times New Roman" w:eastAsia="Times New Roman" w:hAnsi="Times New Roman" w:cs="Times New Roman"/>
        </w:rPr>
      </w:pPr>
      <w:bookmarkStart w:id="232" w:name="_Toc232509034"/>
      <w:bookmarkStart w:id="233" w:name="_Toc241023362"/>
      <w:r>
        <w:rPr>
          <w:rFonts w:ascii="Times New Roman" w:eastAsia="Times New Roman" w:hAnsi="Times New Roman" w:cs="Times New Roman"/>
        </w:rPr>
        <w:lastRenderedPageBreak/>
        <w:t xml:space="preserve">6.6.2 Diagrama de Secuencia del Sistema</w:t>
      </w:r>
      <w:bookmarkEnd w:id="232"/>
      <w:bookmarkEnd w:id="233"/>
      <w:r>
        <w:rPr>
          <w:rFonts w:ascii="Times New Roman" w:eastAsia="Times New Roman" w:hAnsi="Times New Roman" w:cs="Times New Roman"/>
        </w:rPr>
        <w:t xml:space="preserve"> </w:t>
      </w:r>
    </w:p>
    <w:p w14:paraId="16E55AE2" w14:textId="77777777" w:rsidR="002A6ED7" w:rsidRPr="00375954" w:rsidRDefault="007E120E" w:rsidP="002A6ED7">
      <w:pPr>
        <w:rPr>
          <w:rFonts w:ascii="Times New Roman" w:hAnsi="Times New Roman" w:cs="Times New Roman"/>
        </w:rPr>
      </w:pPr>
      <w:r>
        <w:rPr>
          <w:rFonts w:ascii="Times New Roman" w:hAnsi="Times New Roman" w:cs="Times New Roman"/>
          <w:noProof/>
        </w:rPr>
        <w:drawing>
          <wp:inline distT="0" distB="0" distL="0" distR="0" wp14:anchorId="00D14AE1" wp14:editId="41EC8657">
            <wp:extent cx="5400040" cy="5666105"/>
            <wp:effectExtent l="0" t="0" r="0" b="0"/>
            <wp:docPr id="15471893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00040" cy="5666105"/>
                    </a:xfrm>
                    <a:prstGeom prst="rect">
                      <a:avLst/>
                    </a:prstGeom>
                    <a:noFill/>
                    <a:ln>
                      <a:noFill/>
                    </a:ln>
                  </pic:spPr>
                </pic:pic>
              </a:graphicData>
            </a:graphic>
          </wp:inline>
        </w:drawing>
      </w:r>
    </w:p>
    <w:p w14:paraId="77DC57A8" w14:textId="77777777" w:rsidR="006F36B5" w:rsidRPr="00375954" w:rsidRDefault="00B8713E">
      <w:pPr>
        <w:pStyle w:val="Ttulo2"/>
        <w:rPr>
          <w:rFonts w:ascii="Times New Roman" w:eastAsia="Times New Roman" w:hAnsi="Times New Roman" w:cs="Times New Roman"/>
          <w:sz w:val="30"/>
          <w:szCs w:val="30"/>
        </w:rPr>
      </w:pPr>
      <w:bookmarkStart w:id="234" w:name="_Toc232509035"/>
      <w:bookmarkStart w:id="235" w:name="_Toc241023363"/>
      <w:r>
        <w:rPr>
          <w:rFonts w:ascii="Times New Roman" w:eastAsia="Times New Roman" w:hAnsi="Times New Roman" w:cs="Times New Roman"/>
          <w:sz w:val="30"/>
          <w:szCs w:val="30"/>
        </w:rPr>
        <w:t xml:space="preserve">6.7 CU008 Modificar Producto</w:t>
      </w:r>
      <w:bookmarkEnd w:id="234"/>
      <w:bookmarkEnd w:id="235"/>
    </w:p>
    <w:p w14:paraId="5B1BB3C7" w14:textId="77777777" w:rsidR="006F36B5" w:rsidRPr="00375954" w:rsidRDefault="00B8713E">
      <w:pPr>
        <w:pStyle w:val="Ttulo3"/>
        <w:rPr>
          <w:rFonts w:ascii="Times New Roman" w:eastAsia="Times New Roman" w:hAnsi="Times New Roman" w:cs="Times New Roman"/>
        </w:rPr>
      </w:pPr>
      <w:bookmarkStart w:id="236" w:name="_Toc232509036"/>
      <w:bookmarkStart w:id="237" w:name="_Toc241023364"/>
      <w:r>
        <w:rPr>
          <w:rFonts w:ascii="Times New Roman" w:eastAsia="Times New Roman" w:hAnsi="Times New Roman" w:cs="Times New Roman"/>
        </w:rPr>
        <w:t xml:space="preserve">6.7.1 Especificación CU</w:t>
      </w:r>
      <w:bookmarkEnd w:id="236"/>
      <w:bookmarkEnd w:id="237"/>
      <w:r>
        <w:rPr>
          <w:rFonts w:ascii="Times New Roman" w:eastAsia="Times New Roman" w:hAnsi="Times New Roman" w:cs="Times New Roman"/>
        </w:rPr>
        <w:t xml:space="preserve"> </w:t>
      </w:r>
    </w:p>
    <w:tbl>
      <w:tblPr>
        <w:tblStyle w:val="2"/>
        <w:tblW w:w="8500" w:type="dxa"/>
        <w:tblInd w:w="0" w:type="dxa"/>
        <w:tblLayout w:type="fixed"/>
        <w:tblLook w:val="0400" w:firstRow="0" w:lastRow="0" w:firstColumn="0" w:lastColumn="0" w:noHBand="0" w:noVBand="1"/>
      </w:tblPr>
      <w:tblGrid>
        <w:gridCol w:w="8500"/>
      </w:tblGrid>
      <w:tr w:rsidR="008F5E1A" w:rsidRPr="00375954" w14:paraId="592BE393" w14:textId="77777777" w:rsidTr="00BE30D4">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0CCBAED"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ID</w:t>
            </w:r>
            <w:del w:id="1616" w:author="Claude" w:date="2026-10-05T00:00:00Z">
              <w:r>
                <w:rPr>
                  <w:rFonts w:ascii="Times New Roman" w:eastAsia="Times New Roman" w:hAnsi="Times New Roman" w:cs="Times New Roman"/>
                  <w:b/>
                  <w:bCs/>
                  <w:color w:val="000000"/>
                </w:rPr>
                <w:delText xml:space="preserve"> </w:delText>
              </w:r>
            </w:del>
            <w:ins w:id="1617" w:author="Claude" w:date="2026-10-05T00:00:00Z">
              <w:r>
                <w:rPr>
                  <w:rFonts w:ascii="Times New Roman" w:eastAsia="Times New Roman" w:hAnsi="Times New Roman" w:cs="Times New Roman"/>
                  <w:b/>
                  <w:bCs/>
                  <w:color w:val="000000"/>
                </w:rPr>
                <w:t xml:space="preserve"> </w:t>
              </w:r>
            </w:ins>
            <w:r>
              <w:rPr>
                <w:rFonts w:ascii="Times New Roman" w:eastAsia="Times New Roman" w:hAnsi="Times New Roman" w:cs="Times New Roman"/>
                <w:b/>
                <w:bCs/>
                <w:color w:val="000000"/>
              </w:rPr>
              <w:t xml:space="preserve">Y NOMBRE: </w:t>
            </w:r>
            <w:r>
              <w:rPr>
                <w:rFonts w:ascii="Times New Roman" w:eastAsia="Times New Roman" w:hAnsi="Times New Roman" w:cs="Times New Roman"/>
                <w:color w:val="000000"/>
              </w:rPr>
              <w:t xml:space="preserve">CU 008 – Modificar Producto</w:t>
            </w:r>
          </w:p>
        </w:tc>
      </w:tr>
      <w:tr w:rsidR="008F5E1A" w:rsidRPr="00375954" w14:paraId="6A25E05A" w14:textId="77777777" w:rsidTr="00BE30D4">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3C65134"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ESTADO:</w:t>
            </w:r>
            <w:del w:id="1618" w:author="Claude" w:date="2026-10-05T00:00:00Z">
              <w:r>
                <w:rPr>
                  <w:rFonts w:ascii="Times New Roman" w:eastAsia="Times New Roman" w:hAnsi="Times New Roman" w:cs="Times New Roman"/>
                  <w:b/>
                  <w:bCs/>
                  <w:color w:val="000000"/>
                </w:rPr>
                <w:delText xml:space="preserve"> </w:delText>
              </w:r>
            </w:del>
          </w:p>
        </w:tc>
      </w:tr>
      <w:tr w:rsidR="008F5E1A" w:rsidRPr="00375954" w14:paraId="4B11F1C0" w14:textId="77777777" w:rsidTr="00BE30D4">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A1CB9D5"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DESCRIPCIÓN: </w:t>
            </w:r>
            <w:r>
              <w:rPr>
                <w:rFonts w:ascii="Times New Roman" w:eastAsia="Times New Roman" w:hAnsi="Times New Roman" w:cs="Times New Roman"/>
                <w:color w:val="000000"/>
              </w:rPr>
              <w:t xml:space="preserve">El caso de uso </w:t>
            </w:r>
            <w:del w:id="1619" w:author="Claude" w:date="2026-10-05T00:00:00Z">
              <w:r>
                <w:rPr>
                  <w:rFonts w:ascii="Times New Roman" w:eastAsia="Times New Roman" w:hAnsi="Times New Roman" w:cs="Times New Roman"/>
                  <w:color w:val="000000"/>
                </w:rPr>
                <w:delText xml:space="preserve">permitirá al usuario modificar los datos</w:delText>
              </w:r>
            </w:del>
            <w:ins w:id="1620" w:author="Claude" w:date="2026-10-05T00:00:00Z">
              <w:r>
                <w:rPr>
                  <w:rFonts w:ascii="Times New Roman" w:eastAsia="Times New Roman" w:hAnsi="Times New Roman" w:cs="Times New Roman"/>
                  <w:color w:val="000000"/>
                </w:rPr>
                <w:t xml:space="preserve">permite al Dueño modificar el nombre, el tipo, los tamaños y los precios</w:t>
              </w:r>
            </w:ins>
            <w:r>
              <w:rPr>
                <w:rFonts w:ascii="Times New Roman" w:eastAsia="Times New Roman" w:hAnsi="Times New Roman" w:cs="Times New Roman"/>
                <w:color w:val="000000"/>
              </w:rPr>
              <w:t xml:space="preserve"> de un producto existente en el sistema.</w:t>
            </w:r>
          </w:p>
        </w:tc>
      </w:tr>
      <w:tr w:rsidR="008F5E1A" w:rsidRPr="00375954" w14:paraId="27609D33" w14:textId="77777777" w:rsidTr="00BE30D4">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A7436A2"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 PRINCIPAL: </w:t>
            </w:r>
            <w:del w:id="1621" w:author="Claude" w:date="2026-10-05T00:00:00Z">
              <w:r>
                <w:rPr>
                  <w:rFonts w:ascii="Times New Roman" w:eastAsia="Times New Roman" w:hAnsi="Times New Roman" w:cs="Times New Roman"/>
                  <w:color w:val="000000"/>
                </w:rPr>
                <w:delText xml:space="preserve">Usuario</w:delText>
              </w:r>
            </w:del>
            <w:ins w:id="1622" w:author="Claude" w:date="2026-10-05T00:00:00Z">
              <w:r>
                <w:rPr>
                  <w:rFonts w:ascii="Times New Roman" w:eastAsia="Times New Roman" w:hAnsi="Times New Roman" w:cs="Times New Roman"/>
                  <w:color w:val="000000"/>
                </w:rPr>
                <w:t xml:space="preserve">Dueño</w:t>
              </w:r>
            </w:ins>
          </w:p>
        </w:tc>
      </w:tr>
      <w:tr w:rsidR="008F5E1A" w:rsidRPr="00375954" w14:paraId="5BAF0DB8" w14:textId="77777777" w:rsidTr="00BE30D4">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07B77C8"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ACTORES SECUNDARIOS:</w:t>
            </w:r>
            <w:del w:id="1623" w:author="Claude" w:date="2026-10-05T00:00:00Z">
              <w:r>
                <w:rPr>
                  <w:rFonts w:ascii="Times New Roman" w:eastAsia="Times New Roman" w:hAnsi="Times New Roman" w:cs="Times New Roman"/>
                  <w:b/>
                  <w:bCs/>
                  <w:color w:val="000000"/>
                </w:rPr>
                <w:delText xml:space="preserve">  </w:delText>
              </w:r>
            </w:del>
            <w:ins w:id="1624" w:author="Claude" w:date="2026-10-05T00:00:00Z">
              <w:r>
                <w:rPr>
                  <w:rFonts w:ascii="Times New Roman" w:eastAsia="Times New Roman" w:hAnsi="Times New Roman" w:cs="Times New Roman"/>
                  <w:b/>
                  <w:bCs/>
                  <w:color w:val="000000"/>
                </w:rPr>
                <w:t xml:space="preserve"> </w:t>
              </w:r>
            </w:ins>
            <w:ins w:id="1625" w:author="Claude" w:date="2026-10-05T00:00:00Z">
              <w:r>
                <w:rPr>
                  <w:rFonts w:ascii="Times New Roman" w:eastAsia="Times New Roman" w:hAnsi="Times New Roman" w:cs="Times New Roman"/>
                  <w:color w:val="000000"/>
                </w:rPr>
                <w:t xml:space="preserve">No tiene.</w:t>
              </w:r>
            </w:ins>
          </w:p>
        </w:tc>
      </w:tr>
      <w:tr w:rsidR="008F5E1A" w:rsidRPr="00375954" w14:paraId="53EEF27D" w14:textId="77777777" w:rsidTr="00BE30D4">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5AE326B" w14:textId="77777777" w:rsidR="008F5E1A" w:rsidRPr="00375954"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PRECONDICIONES: </w:t>
            </w:r>
          </w:p>
          <w:p w14:paraId="66D12642" w14:textId="77777777" w:rsidR="008F5E1A" w:rsidRPr="00375954" w:rsidRDefault="008F5E1A"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El </w:t>
            </w:r>
            <w:del w:id="1626" w:author="Claude" w:date="2026-10-05T00:00:00Z">
              <w:r>
                <w:rPr>
                  <w:rFonts w:ascii="Times New Roman" w:eastAsia="Times New Roman" w:hAnsi="Times New Roman" w:cs="Times New Roman"/>
                  <w:color w:val="000000"/>
                </w:rPr>
                <w:delText xml:space="preserve">usuario</w:delText>
              </w:r>
            </w:del>
            <w:ins w:id="1627" w:author="Claude" w:date="2026-10-05T00:00:00Z">
              <w:r>
                <w:rPr>
                  <w:rFonts w:ascii="Times New Roman" w:eastAsia="Times New Roman" w:hAnsi="Times New Roman" w:cs="Times New Roman"/>
                  <w:color w:val="000000"/>
                </w:rPr>
                <w:t xml:space="preserve">Dueño</w:t>
              </w:r>
            </w:ins>
            <w:r>
              <w:rPr>
                <w:rFonts w:ascii="Times New Roman" w:eastAsia="Times New Roman" w:hAnsi="Times New Roman" w:cs="Times New Roman"/>
                <w:color w:val="000000"/>
              </w:rPr>
              <w:t xml:space="preserve"> debió haberse logueado con éxito previamente en el sistema.</w:t>
              <w:br/>
              <w:t xml:space="preserve">. El </w:t>
            </w:r>
            <w:del w:id="1628" w:author="Claude" w:date="2026-10-05T00:00:00Z">
              <w:r>
                <w:rPr>
                  <w:rFonts w:ascii="Times New Roman" w:eastAsia="Times New Roman" w:hAnsi="Times New Roman" w:cs="Times New Roman"/>
                  <w:color w:val="000000"/>
                </w:rPr>
                <w:delText xml:space="preserve">usuario debe tener permisos para hacer un control de los productos</w:delText>
              </w:r>
            </w:del>
            <w:ins w:id="1629" w:author="Claude" w:date="2026-10-05T00:00:00Z">
              <w:r>
                <w:rPr>
                  <w:rFonts w:ascii="Times New Roman" w:eastAsia="Times New Roman" w:hAnsi="Times New Roman" w:cs="Times New Roman"/>
                  <w:color w:val="000000"/>
                </w:rPr>
                <w:t xml:space="preserve">Dueño debe tener el permiso “Gestion Productos”</w:t>
              </w:r>
            </w:ins>
            <w:r>
              <w:rPr>
                <w:rFonts w:ascii="Times New Roman" w:eastAsia="Times New Roman" w:hAnsi="Times New Roman" w:cs="Times New Roman"/>
                <w:color w:val="000000"/>
              </w:rPr>
              <w:t xml:space="preserve">.</w:t>
            </w:r>
          </w:p>
          <w:p w14:paraId="00B5A7B1"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 Debe</w:t>
            </w:r>
            <w:del w:id="1630" w:author="Claude" w:date="2026-10-05T00:00:00Z">
              <w:r>
                <w:rPr>
                  <w:rFonts w:ascii="Times New Roman" w:eastAsia="Times New Roman" w:hAnsi="Times New Roman" w:cs="Times New Roman"/>
                  <w:color w:val="000000"/>
                </w:rPr>
                <w:delText xml:space="preserve"> de</w:delText>
              </w:r>
            </w:del>
            <w:r>
              <w:rPr>
                <w:rFonts w:ascii="Times New Roman" w:eastAsia="Times New Roman" w:hAnsi="Times New Roman" w:cs="Times New Roman"/>
                <w:color w:val="000000"/>
              </w:rPr>
              <w:t xml:space="preserve"> haber por lo menos un producto </w:t>
            </w:r>
            <w:del w:id="1631" w:author="Claude" w:date="2026-10-05T00:00:00Z">
              <w:r>
                <w:rPr>
                  <w:rFonts w:ascii="Times New Roman" w:eastAsia="Times New Roman" w:hAnsi="Times New Roman" w:cs="Times New Roman"/>
                  <w:color w:val="000000"/>
                </w:rPr>
                <w:delText xml:space="preserve">registrado</w:delText>
              </w:r>
            </w:del>
            <w:ins w:id="1632" w:author="Claude" w:date="2026-10-05T00:00:00Z">
              <w:r>
                <w:rPr>
                  <w:rFonts w:ascii="Times New Roman" w:eastAsia="Times New Roman" w:hAnsi="Times New Roman" w:cs="Times New Roman"/>
                  <w:color w:val="000000"/>
                </w:rPr>
                <w:t xml:space="preserve">activo</w:t>
              </w:r>
            </w:ins>
            <w:r>
              <w:rPr>
                <w:rFonts w:ascii="Times New Roman" w:eastAsia="Times New Roman" w:hAnsi="Times New Roman" w:cs="Times New Roman"/>
                <w:color w:val="000000"/>
              </w:rPr>
              <w:t xml:space="preserve"> en el sistema.</w:t>
            </w:r>
          </w:p>
        </w:tc>
      </w:tr>
      <w:tr w:rsidR="008F5E1A" w:rsidRPr="00375954" w14:paraId="031BD594" w14:textId="77777777" w:rsidTr="00BE30D4">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0D9804D"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PUNTOS DE EXTENSIÓN:</w:t>
            </w:r>
            <w:del w:id="1633" w:author="Claude" w:date="2026-10-05T00:00:00Z">
              <w:r>
                <w:rPr>
                  <w:rFonts w:ascii="Times New Roman" w:eastAsia="Times New Roman" w:hAnsi="Times New Roman" w:cs="Times New Roman"/>
                  <w:b/>
                  <w:bCs/>
                  <w:color w:val="000000"/>
                </w:rPr>
                <w:delText xml:space="preserve">  </w:delText>
              </w:r>
            </w:del>
            <w:ins w:id="1634" w:author="Claude" w:date="2026-10-05T00:00:00Z">
              <w:r>
                <w:rPr>
                  <w:rFonts w:ascii="Times New Roman" w:eastAsia="Times New Roman" w:hAnsi="Times New Roman" w:cs="Times New Roman"/>
                  <w:b/>
                  <w:bCs/>
                  <w:color w:val="000000"/>
                </w:rPr>
                <w:t xml:space="preserve"> </w:t>
              </w:r>
            </w:ins>
            <w:ins w:id="1635" w:author="Claude" w:date="2026-10-05T00:00:00Z">
              <w:r>
                <w:rPr>
                  <w:rFonts w:ascii="Times New Roman" w:eastAsia="Times New Roman" w:hAnsi="Times New Roman" w:cs="Times New Roman"/>
                  <w:color w:val="000000"/>
                </w:rPr>
                <w:t xml:space="preserve">No tiene.</w:t>
              </w:r>
            </w:ins>
          </w:p>
        </w:tc>
      </w:tr>
      <w:tr w:rsidR="008F5E1A" w:rsidRPr="00375954" w14:paraId="0DD863F7" w14:textId="77777777" w:rsidTr="00BE30D4">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DDD4CCE"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CONDICIÓN:</w:t>
            </w:r>
          </w:p>
        </w:tc>
      </w:tr>
      <w:tr w:rsidR="008F5E1A" w:rsidRPr="00375954" w14:paraId="11F76013" w14:textId="77777777" w:rsidTr="00BE30D4">
        <w:trPr>
          <w:trHeight w:val="123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17FBF24"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ESCENARIO PRINCIPAL:</w:t>
            </w:r>
            <w:del w:id="1636" w:author="Claude" w:date="2026-10-05T00:00:00Z">
              <w:r>
                <w:rPr>
                  <w:rFonts w:ascii="Times New Roman" w:eastAsia="Times New Roman" w:hAnsi="Times New Roman" w:cs="Times New Roman"/>
                  <w:b/>
                  <w:bCs/>
                  <w:color w:val="000000"/>
                </w:rPr>
                <w:delText xml:space="preserve"> </w:delText>
              </w:r>
            </w:del>
            <w:ins w:id="1637" w:author="Claude" w:date="2026-10-05T00:00:00Z">
              <w:r>
                <w:rPr>
                  <w:rFonts w:ascii="Times New Roman" w:eastAsia="Times New Roman" w:hAnsi="Times New Roman" w:cs="Times New Roman"/>
                  <w:b/>
                  <w:bCs/>
                  <w:color w:val="000000"/>
                </w:rPr>
                <w:t xml:space="preserve"> </w:t>
              </w:r>
            </w:ins>
          </w:p>
          <w:p w14:paraId="5CD49BB2" w14:textId="77777777" w:rsidR="00260630" w:rsidRPr="00375954" w:rsidRDefault="00260630">
            <w:pPr>
              <w:numPr>
                <w:ilvl w:val="0"/>
                <w:numId w:val="10"/>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w:t>
            </w:r>
            <w:del w:id="1638" w:author="Claude" w:date="2026-10-05T00:00:00Z">
              <w:r>
                <w:rPr>
                  <w:rFonts w:ascii="Times New Roman" w:eastAsia="Times New Roman" w:hAnsi="Times New Roman" w:cs="Times New Roman"/>
                  <w:color w:val="000000"/>
                  <w:sz w:val="22"/>
                  <w:szCs w:val="22"/>
                </w:rPr>
                <w:delText xml:space="preserve">usuario</w:delText>
              </w:r>
            </w:del>
            <w:ins w:id="1639" w:author="Claude" w:date="2026-10-05T00:00:00Z">
              <w:r>
                <w:rPr>
                  <w:rFonts w:ascii="Times New Roman" w:eastAsia="Times New Roman" w:hAnsi="Times New Roman" w:cs="Times New Roman"/>
                  <w:color w:val="000000"/>
                  <w:sz w:val="22"/>
                  <w:szCs w:val="22"/>
                </w:rPr>
                <w:t xml:space="preserve">Dueño</w:t>
              </w:r>
            </w:ins>
            <w:r>
              <w:rPr>
                <w:rFonts w:ascii="Times New Roman" w:eastAsia="Times New Roman" w:hAnsi="Times New Roman" w:cs="Times New Roman"/>
                <w:color w:val="000000"/>
                <w:sz w:val="22"/>
                <w:szCs w:val="22"/>
              </w:rPr>
              <w:t xml:space="preserve"> se dirige a la sección “Formulario Productos” en el menú principal del sistema y selecciona modificar producto.</w:t>
            </w:r>
          </w:p>
          <w:p w14:paraId="6365F0C6" w14:textId="77777777" w:rsidR="00BF4BE3" w:rsidRPr="00375954" w:rsidRDefault="00BF4BE3">
            <w:pPr>
              <w:numPr>
                <w:ilvl w:val="0"/>
                <w:numId w:val="10"/>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sistema muestra en pantalla una lista con los productos </w:t>
            </w:r>
            <w:del w:id="1640" w:author="Claude" w:date="2026-10-05T00:00:00Z">
              <w:r>
                <w:rPr>
                  <w:rFonts w:ascii="Times New Roman" w:eastAsia="Times New Roman" w:hAnsi="Times New Roman" w:cs="Times New Roman"/>
                  <w:color w:val="000000"/>
                  <w:sz w:val="22"/>
                  <w:szCs w:val="22"/>
                </w:rPr>
                <w:delText xml:space="preserve">dados de alta</w:delText>
              </w:r>
            </w:del>
            <w:ins w:id="1641" w:author="Claude" w:date="2026-10-05T00:00:00Z">
              <w:r>
                <w:rPr>
                  <w:rFonts w:ascii="Times New Roman" w:eastAsia="Times New Roman" w:hAnsi="Times New Roman" w:cs="Times New Roman"/>
                  <w:color w:val="000000"/>
                  <w:sz w:val="22"/>
                  <w:szCs w:val="22"/>
                </w:rPr>
                <w:t xml:space="preserve">activos</w:t>
              </w:r>
            </w:ins>
            <w:r>
              <w:rPr>
                <w:rFonts w:ascii="Times New Roman" w:eastAsia="Times New Roman" w:hAnsi="Times New Roman" w:cs="Times New Roman"/>
                <w:color w:val="000000"/>
                <w:sz w:val="22"/>
                <w:szCs w:val="22"/>
              </w:rPr>
              <w:t xml:space="preserve"> y los datos correspondientes de los mismos.</w:t>
            </w:r>
          </w:p>
          <w:p w14:paraId="58D2D876" w14:textId="77777777" w:rsidR="00E31488" w:rsidRPr="00E31488" w:rsidRDefault="00E31488">
            <w:pPr>
              <w:numPr>
                <w:ilvl w:val="0"/>
                <w:numId w:val="10"/>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w:t>
            </w:r>
            <w:del w:id="1642" w:author="Claude" w:date="2026-10-05T00:00:00Z">
              <w:r>
                <w:rPr>
                  <w:rFonts w:ascii="Times New Roman" w:eastAsia="Times New Roman" w:hAnsi="Times New Roman" w:cs="Times New Roman"/>
                  <w:color w:val="000000"/>
                  <w:sz w:val="22"/>
                  <w:szCs w:val="22"/>
                </w:rPr>
                <w:delText xml:space="preserve">usuario</w:delText>
              </w:r>
            </w:del>
            <w:ins w:id="1643" w:author="Claude" w:date="2026-10-05T00:00:00Z">
              <w:r>
                <w:rPr>
                  <w:rFonts w:ascii="Times New Roman" w:eastAsia="Times New Roman" w:hAnsi="Times New Roman" w:cs="Times New Roman"/>
                  <w:color w:val="000000"/>
                  <w:sz w:val="22"/>
                  <w:szCs w:val="22"/>
                </w:rPr>
                <w:t xml:space="preserve">Dueño</w:t>
              </w:r>
            </w:ins>
            <w:r>
              <w:rPr>
                <w:rFonts w:ascii="Times New Roman" w:eastAsia="Times New Roman" w:hAnsi="Times New Roman" w:cs="Times New Roman"/>
                <w:color w:val="000000"/>
                <w:sz w:val="22"/>
                <w:szCs w:val="22"/>
              </w:rPr>
              <w:t xml:space="preserve"> selecciona el producto que quiere modificar.</w:t>
            </w:r>
          </w:p>
          <w:p w14:paraId="2BC6FC5D" w14:textId="77777777" w:rsidR="008F5E1A" w:rsidRPr="00375954" w:rsidRDefault="008F5E1A">
            <w:pPr>
              <w:numPr>
                <w:ilvl w:val="0"/>
                <w:numId w:val="10"/>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 </w:t>
            </w:r>
            <w:del w:id="1644" w:author="Claude" w:date="2026-10-05T00:00:00Z">
              <w:r>
                <w:rPr>
                  <w:rFonts w:ascii="Times New Roman" w:eastAsia="Times New Roman" w:hAnsi="Times New Roman" w:cs="Times New Roman"/>
                  <w:color w:val="000000"/>
                  <w:sz w:val="22"/>
                  <w:szCs w:val="22"/>
                </w:rPr>
                <w:delText xml:space="preserve">usuario ingresa los datos requeridos</w:delText>
              </w:r>
            </w:del>
            <w:ins w:id="1645" w:author="Claude" w:date="2026-10-05T00:00:00Z">
              <w:r>
                <w:rPr>
                  <w:rFonts w:ascii="Times New Roman" w:eastAsia="Times New Roman" w:hAnsi="Times New Roman" w:cs="Times New Roman"/>
                  <w:color w:val="000000"/>
                  <w:sz w:val="22"/>
                  <w:szCs w:val="22"/>
                </w:rPr>
                <w:t xml:space="preserve">sistema muestra los datos del producto con sus tamaños y precios</w:t>
              </w:r>
            </w:ins>
            <w:r>
              <w:rPr>
                <w:rFonts w:ascii="Times New Roman" w:eastAsia="Times New Roman" w:hAnsi="Times New Roman" w:cs="Times New Roman"/>
                <w:color w:val="000000"/>
                <w:sz w:val="22"/>
                <w:szCs w:val="22"/>
              </w:rPr>
              <w:t xml:space="preserve">.</w:t>
            </w:r>
          </w:p>
          <w:p w14:paraId="0BCC38EE" w14:textId="77777777" w:rsidR="008F5E1A" w:rsidRPr="00375954" w:rsidRDefault="008F5E1A">
            <w:pPr>
              <w:numPr>
                <w:ilvl w:val="0"/>
                <w:numId w:val="10"/>
              </w:numPr>
              <w:spacing w:after="0" w:line="240" w:lineRule="auto"/>
              <w:rPr>
                <w:rFonts w:ascii="Times New Roman" w:eastAsia="Times New Roman" w:hAnsi="Times New Roman" w:cs="Times New Roman"/>
                <w:color w:val="000000"/>
                <w:sz w:val="22"/>
                <w:szCs w:val="22"/>
              </w:rPr>
            </w:pPr>
            <w:del w:id="1646" w:author="Claude" w:date="2026-10-05T00:00:00Z">
              <w:r>
                <w:rPr>
                  <w:rFonts w:ascii="Times New Roman" w:eastAsia="Times New Roman" w:hAnsi="Times New Roman" w:cs="Times New Roman"/>
                  <w:color w:val="000000"/>
                  <w:sz w:val="22"/>
                  <w:szCs w:val="22"/>
                </w:rPr>
                <w:delText xml:space="preserve">El sistema muestra un mensaje en pantalla “¿Confirma la modificación del producto?” </w:delText>
              </w:r>
            </w:del>
            <w:ins w:id="1647" w:author="Claude" w:date="2026-10-05T00:00:00Z">
              <w:r>
                <w:rPr>
                  <w:rFonts w:ascii="Times New Roman" w:eastAsia="Times New Roman" w:hAnsi="Times New Roman" w:cs="Times New Roman"/>
                  <w:color w:val="000000"/>
                  <w:sz w:val="22"/>
                  <w:szCs w:val="22"/>
                </w:rPr>
                <w:t xml:space="preserve">El Dueño modifica el nombre, el tipo, los tamaños en que se vende (agregar, cambiar o quitar) o sus precios.</w:t>
              </w:r>
            </w:ins>
          </w:p>
          <w:p w14:paraId="34B0BE54" w14:textId="77777777" w:rsidR="008F5E1A" w:rsidRPr="00375954" w:rsidRDefault="008F5E1A">
            <w:pPr>
              <w:numPr>
                <w:ilvl w:val="0"/>
                <w:numId w:val="10"/>
              </w:numPr>
              <w:spacing w:after="0" w:line="240" w:lineRule="auto"/>
              <w:rPr>
                <w:rFonts w:ascii="Times New Roman" w:eastAsia="Times New Roman" w:hAnsi="Times New Roman" w:cs="Times New Roman"/>
                <w:color w:val="000000"/>
                <w:sz w:val="22"/>
                <w:szCs w:val="22"/>
              </w:rPr>
            </w:pPr>
            <w:del w:id="1648" w:author="Claude" w:date="2026-10-05T00:00:00Z">
              <w:r>
                <w:rPr>
                  <w:rFonts w:ascii="Times New Roman" w:eastAsia="Times New Roman" w:hAnsi="Times New Roman" w:cs="Times New Roman"/>
                  <w:color w:val="000000"/>
                  <w:sz w:val="22"/>
                  <w:szCs w:val="22"/>
                </w:rPr>
                <w:delText xml:space="preserve">El usuario confirma modificación.</w:delText>
              </w:r>
            </w:del>
            <w:ins w:id="1649" w:author="Claude" w:date="2026-10-05T00:00:00Z">
              <w:r>
                <w:rPr>
                  <w:rFonts w:ascii="Times New Roman" w:eastAsia="Times New Roman" w:hAnsi="Times New Roman" w:cs="Times New Roman"/>
                  <w:color w:val="000000"/>
                  <w:sz w:val="22"/>
                  <w:szCs w:val="22"/>
                </w:rPr>
                <w:t xml:space="preserve">El sistema muestra un mensaje en pantalla “¿Confirma la modificación del producto?”</w:t>
              </w:r>
            </w:ins>
          </w:p>
          <w:p w14:paraId="7B827B5F" w14:textId="77777777" w:rsidR="008F5E1A" w:rsidRPr="00375954" w:rsidRDefault="008F5E1A">
            <w:pPr>
              <w:numPr>
                <w:ilvl w:val="0"/>
                <w:numId w:val="10"/>
              </w:numPr>
              <w:spacing w:after="0" w:line="240" w:lineRule="auto"/>
              <w:rPr>
                <w:rFonts w:ascii="Times New Roman" w:eastAsia="Times New Roman" w:hAnsi="Times New Roman" w:cs="Times New Roman"/>
                <w:color w:val="000000"/>
                <w:sz w:val="22"/>
                <w:szCs w:val="22"/>
              </w:rPr>
            </w:pPr>
            <w:del w:id="1650" w:author="Claude" w:date="2026-10-05T00:00:00Z">
              <w:r>
                <w:rPr>
                  <w:rFonts w:ascii="Times New Roman" w:eastAsia="Times New Roman" w:hAnsi="Times New Roman" w:cs="Times New Roman"/>
                  <w:color w:val="000000"/>
                  <w:sz w:val="22"/>
                  <w:szCs w:val="22"/>
                </w:rPr>
                <w:delText xml:space="preserve">El sistema informa al usuario con un mensaje en pantalla “Producto modificado correctamente”.</w:delText>
              </w:r>
            </w:del>
            <w:ins w:id="1651" w:author="Claude" w:date="2026-10-05T00:00:00Z">
              <w:r>
                <w:rPr>
                  <w:rFonts w:ascii="Times New Roman" w:eastAsia="Times New Roman" w:hAnsi="Times New Roman" w:cs="Times New Roman"/>
                  <w:color w:val="000000"/>
                  <w:sz w:val="22"/>
                  <w:szCs w:val="22"/>
                </w:rPr>
                <w:t xml:space="preserve">El Dueño confirma la modificación.</w:t>
              </w:r>
            </w:ins>
          </w:p>
          <w:p>
            <w:pPr>
              <w:numPr>
                <w:ilvl w:val="0"/>
                <w:numId w:val="10"/>
              </w:numPr>
              <w:spacing w:after="0" w:line="240" w:lineRule="auto"/>
              <w:rPr>
                <w:ins w:id="1652" w:author="Claude" w:date="2026-10-05T00:00:00Z"/>
              </w:rPr>
            </w:pPr>
            <w:ins w:id="1653" w:author="Claude" w:date="2026-10-05T00:00:00Z">
              <w:r>
                <w:rPr>
                  <w:rFonts w:ascii="Times New Roman" w:eastAsia="Times New Roman" w:hAnsi="Times New Roman" w:cs="Times New Roman"/>
                  <w:color w:val="000000"/>
                </w:rPr>
                <w:t xml:space="preserve">El sistema valida los datos con las mismas reglas del alta, guarda los cambios e informa con un mensaje en pantalla “Producto modificado correctamente”.</w:t>
              </w:r>
            </w:ins>
          </w:p>
          <w:p w14:paraId="57C3EA11" w14:textId="77777777" w:rsidR="008F5E1A" w:rsidRPr="00375954" w:rsidRDefault="008F5E1A" w:rsidP="00BE30D4">
            <w:pPr>
              <w:spacing w:after="0" w:line="240" w:lineRule="auto"/>
              <w:ind w:left="720"/>
              <w:rPr>
                <w:rFonts w:ascii="Times New Roman" w:eastAsia="Times New Roman" w:hAnsi="Times New Roman" w:cs="Times New Roman"/>
                <w:color w:val="000000"/>
                <w:sz w:val="22"/>
                <w:szCs w:val="22"/>
              </w:rPr>
            </w:pPr>
          </w:p>
        </w:tc>
      </w:tr>
      <w:tr w:rsidR="008F5E1A" w:rsidRPr="00375954" w14:paraId="0956483F" w14:textId="77777777" w:rsidTr="00BE30D4">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A2D80D5" w14:textId="77777777" w:rsidR="008F5E1A" w:rsidRPr="00375954" w:rsidRDefault="008F5E1A"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FLUJOS </w:t>
            </w:r>
            <w:del w:id="1654" w:author="Claude" w:date="2026-10-05T00:00:00Z">
              <w:r>
                <w:rPr>
                  <w:rFonts w:ascii="Times New Roman" w:eastAsia="Times New Roman" w:hAnsi="Times New Roman" w:cs="Times New Roman"/>
                  <w:b/>
                  <w:bCs/>
                  <w:color w:val="000000"/>
                </w:rPr>
                <w:delText xml:space="preserve">ALTERNATIVO: </w:delText>
              </w:r>
            </w:del>
            <w:ins w:id="1655" w:author="Claude" w:date="2026-10-05T00:00:00Z">
              <w:r>
                <w:rPr>
                  <w:rFonts w:ascii="Times New Roman" w:eastAsia="Times New Roman" w:hAnsi="Times New Roman" w:cs="Times New Roman"/>
                  <w:b/>
                  <w:bCs/>
                  <w:color w:val="000000"/>
                </w:rPr>
                <w:t xml:space="preserve">ALTERNATIVOS: </w:t>
              </w:r>
            </w:ins>
          </w:p>
          <w:p w14:paraId="1EB4539B" w14:textId="77777777" w:rsidR="008F5E1A" w:rsidRPr="00375954"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FA1- Datos Incorrectos</w:t>
            </w:r>
          </w:p>
          <w:p w14:paraId="06F82E30" w14:textId="77777777" w:rsidR="008F5E1A" w:rsidRPr="00375954" w:rsidRDefault="00E31488" w:rsidP="00BE30D4">
            <w:pPr>
              <w:spacing w:after="0" w:line="240" w:lineRule="auto"/>
              <w:rPr>
                <w:rFonts w:ascii="Times New Roman" w:eastAsia="Times New Roman" w:hAnsi="Times New Roman" w:cs="Times New Roman"/>
                <w:color w:val="000000"/>
              </w:rPr>
            </w:pPr>
            <w:del w:id="1656" w:author="Claude" w:date="2026-10-05T00:00:00Z">
              <w:r>
                <w:rPr>
                  <w:rFonts w:ascii="Times New Roman" w:eastAsia="Times New Roman" w:hAnsi="Times New Roman" w:cs="Times New Roman"/>
                  <w:b/>
                  <w:bCs/>
                  <w:color w:val="000000"/>
                </w:rPr>
                <w:delText xml:space="preserve">5.1 </w:delText>
              </w:r>
            </w:del>
            <w:del w:id="1657" w:author="Claude" w:date="2026-10-05T00:00:00Z">
              <w:r>
                <w:rPr>
                  <w:rFonts w:ascii="Times New Roman" w:eastAsia="Times New Roman" w:hAnsi="Times New Roman" w:cs="Times New Roman"/>
                  <w:color w:val="000000"/>
                </w:rPr>
                <w:delText xml:space="preserve">El sistema solicita al usuario que vuelva a ingresar los datos requeridos.</w:delText>
              </w:r>
            </w:del>
            <w:ins w:id="1658" w:author="Claude" w:date="2026-10-05T00:00:00Z">
              <w:r>
                <w:rPr>
                  <w:rFonts w:ascii="Times New Roman" w:eastAsia="Times New Roman" w:hAnsi="Times New Roman" w:cs="Times New Roman"/>
                  <w:b/>
                  <w:bCs/>
                  <w:color w:val="000000"/>
                </w:rPr>
                <w:t xml:space="preserve">8.1 </w:t>
              </w:r>
            </w:ins>
            <w:ins w:id="1659" w:author="Claude" w:date="2026-10-05T00:00:00Z">
              <w:r>
                <w:rPr>
                  <w:rFonts w:ascii="Times New Roman" w:eastAsia="Times New Roman" w:hAnsi="Times New Roman" w:cs="Times New Roman"/>
                  <w:color w:val="000000"/>
                </w:rPr>
                <w:t xml:space="preserve">El sistema detecta que falta el nombre o el tipo, que no quedó ningún tamaño o que un precio es negativo.</w:t>
              </w:r>
            </w:ins>
          </w:p>
          <w:p w14:paraId="7A10A8D9" w14:textId="77777777" w:rsidR="008F5E1A" w:rsidRDefault="00E31488" w:rsidP="00BE30D4">
            <w:pPr>
              <w:spacing w:after="0" w:line="240" w:lineRule="auto"/>
              <w:rPr>
                <w:rFonts w:ascii="Times New Roman" w:eastAsia="Times New Roman" w:hAnsi="Times New Roman" w:cs="Times New Roman"/>
                <w:color w:val="000000"/>
              </w:rPr>
            </w:pPr>
            <w:del w:id="1660" w:author="Claude" w:date="2026-10-05T00:00:00Z">
              <w:r>
                <w:rPr>
                  <w:rFonts w:ascii="Times New Roman" w:eastAsia="Times New Roman" w:hAnsi="Times New Roman" w:cs="Times New Roman"/>
                  <w:b/>
                  <w:bCs/>
                  <w:color w:val="000000"/>
                </w:rPr>
                <w:delText xml:space="preserve">5.2</w:delText>
              </w:r>
            </w:del>
            <w:ins w:id="1661" w:author="Claude" w:date="2026-10-05T00:00:00Z">
              <w:r>
                <w:rPr>
                  <w:rFonts w:ascii="Times New Roman" w:eastAsia="Times New Roman" w:hAnsi="Times New Roman" w:cs="Times New Roman"/>
                  <w:b/>
                  <w:bCs/>
                  <w:color w:val="000000"/>
                </w:rPr>
                <w:t xml:space="preserve">8.2</w:t>
              </w:r>
            </w:ins>
            <w:ins w:id="1662" w:author="Claude" w:date="2026-10-05T00:00:00Z">
              <w:r>
                <w:rPr>
                  <w:rFonts w:ascii="Times New Roman" w:eastAsia="Times New Roman" w:hAnsi="Times New Roman" w:cs="Times New Roman"/>
                  <w:color w:val="000000"/>
                </w:rPr>
                <w:t xml:space="preserve"> El sistema muestra qué dato corregir.</w:t>
              </w:r>
            </w:ins>
            <w:r>
              <w:rPr>
                <w:rFonts w:ascii="Times New Roman" w:eastAsia="Times New Roman" w:hAnsi="Times New Roman" w:cs="Times New Roman"/>
                <w:color w:val="000000"/>
              </w:rPr>
              <w:t xml:space="preserve"> Vuelve al punto </w:t>
            </w:r>
            <w:del w:id="1663" w:author="Claude" w:date="2026-10-05T00:00:00Z">
              <w:r>
                <w:rPr>
                  <w:rFonts w:ascii="Times New Roman" w:eastAsia="Times New Roman" w:hAnsi="Times New Roman" w:cs="Times New Roman"/>
                  <w:color w:val="000000"/>
                </w:rPr>
                <w:delText xml:space="preserve">4</w:delText>
              </w:r>
            </w:del>
            <w:ins w:id="1664" w:author="Claude" w:date="2026-10-05T00:00:00Z">
              <w:r>
                <w:rPr>
                  <w:rFonts w:ascii="Times New Roman" w:eastAsia="Times New Roman" w:hAnsi="Times New Roman" w:cs="Times New Roman"/>
                  <w:color w:val="000000"/>
                </w:rPr>
                <w:t xml:space="preserve">5</w:t>
              </w:r>
            </w:ins>
            <w:r>
              <w:rPr>
                <w:rFonts w:ascii="Times New Roman" w:eastAsia="Times New Roman" w:hAnsi="Times New Roman" w:cs="Times New Roman"/>
                <w:color w:val="000000"/>
              </w:rPr>
              <w:t xml:space="preserve"> del Escenario Principal.</w:t>
            </w:r>
          </w:p>
          <w:p w14:paraId="6C2A7C9F" w14:textId="77777777" w:rsidR="00FC38CB" w:rsidRPr="00FC38CB" w:rsidRDefault="00FC38CB" w:rsidP="00BE30D4">
            <w:pPr>
              <w:spacing w:after="0" w:line="240" w:lineRule="auto"/>
              <w:rPr>
                <w:rFonts w:ascii="Times New Roman" w:eastAsia="Times New Roman" w:hAnsi="Times New Roman" w:cs="Times New Roman"/>
                <w:color w:val="000000"/>
              </w:rPr>
            </w:pPr>
          </w:p>
          <w:p w14:paraId="34FBE044" w14:textId="77777777" w:rsidR="008F5E1A" w:rsidRPr="00375954" w:rsidRDefault="008F5E1A"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FA2- Arrepentimiento de modificación</w:t>
            </w:r>
          </w:p>
          <w:p w14:paraId="3DD757F6" w14:textId="77777777" w:rsidR="008F5E1A" w:rsidRPr="00375954" w:rsidRDefault="00E31488" w:rsidP="00BE30D4">
            <w:pPr>
              <w:spacing w:after="0" w:line="240" w:lineRule="auto"/>
              <w:rPr>
                <w:rFonts w:ascii="Times New Roman" w:eastAsia="Times New Roman" w:hAnsi="Times New Roman" w:cs="Times New Roman"/>
                <w:b/>
                <w:bCs/>
                <w:color w:val="000000"/>
              </w:rPr>
            </w:pPr>
            <w:del w:id="1665" w:author="Claude" w:date="2026-10-05T00:00:00Z">
              <w:r>
                <w:rPr>
                  <w:rFonts w:ascii="Times New Roman" w:eastAsia="Times New Roman" w:hAnsi="Times New Roman" w:cs="Times New Roman"/>
                  <w:b/>
                  <w:bCs/>
                  <w:color w:val="000000"/>
                </w:rPr>
                <w:delText xml:space="preserve">6</w:delText>
              </w:r>
            </w:del>
            <w:ins w:id="1666" w:author="Claude" w:date="2026-10-05T00:00:00Z">
              <w:r>
                <w:rPr>
                  <w:rFonts w:ascii="Times New Roman" w:eastAsia="Times New Roman" w:hAnsi="Times New Roman" w:cs="Times New Roman"/>
                  <w:b/>
                  <w:bCs/>
                  <w:color w:val="000000"/>
                </w:rPr>
                <w:t xml:space="preserve">7</w:t>
              </w:r>
            </w:ins>
            <w:r>
              <w:rPr>
                <w:rFonts w:ascii="Times New Roman" w:eastAsia="Times New Roman" w:hAnsi="Times New Roman" w:cs="Times New Roman"/>
                <w:b/>
                <w:bCs/>
                <w:color w:val="000000"/>
              </w:rPr>
              <w:t xml:space="preserve">.1 </w:t>
            </w:r>
            <w:r>
              <w:rPr>
                <w:rFonts w:ascii="Times New Roman" w:eastAsia="Times New Roman" w:hAnsi="Times New Roman" w:cs="Times New Roman"/>
                <w:color w:val="000000"/>
              </w:rPr>
              <w:t xml:space="preserve">El </w:t>
            </w:r>
            <w:del w:id="1667" w:author="Claude" w:date="2026-10-05T00:00:00Z">
              <w:r>
                <w:rPr>
                  <w:rFonts w:ascii="Times New Roman" w:eastAsia="Times New Roman" w:hAnsi="Times New Roman" w:cs="Times New Roman"/>
                  <w:color w:val="000000"/>
                </w:rPr>
                <w:delText xml:space="preserve">usuario</w:delText>
              </w:r>
            </w:del>
            <w:ins w:id="1668" w:author="Claude" w:date="2026-10-05T00:00:00Z">
              <w:r>
                <w:rPr>
                  <w:rFonts w:ascii="Times New Roman" w:eastAsia="Times New Roman" w:hAnsi="Times New Roman" w:cs="Times New Roman"/>
                  <w:color w:val="000000"/>
                </w:rPr>
                <w:t xml:space="preserve">Dueño</w:t>
              </w:r>
            </w:ins>
            <w:r>
              <w:rPr>
                <w:rFonts w:ascii="Times New Roman" w:eastAsia="Times New Roman" w:hAnsi="Times New Roman" w:cs="Times New Roman"/>
                <w:color w:val="000000"/>
              </w:rPr>
              <w:t xml:space="preserve"> rechaza la acción.</w:t>
            </w:r>
          </w:p>
          <w:p>
            <w:pPr>
              <w:spacing w:after="0" w:line="240" w:lineRule="auto"/>
              <w:rPr>
                <w:ins w:id="1669" w:author="Claude" w:date="2026-10-05T00:00:00Z"/>
              </w:rPr>
            </w:pPr>
            <w:ins w:id="1670" w:author="Claude" w:date="2026-10-05T00:00:00Z">
              <w:r>
                <w:rPr>
                  <w:rFonts w:ascii="Times New Roman" w:eastAsia="Times New Roman" w:hAnsi="Times New Roman" w:cs="Times New Roman"/>
                  <w:b/>
                  <w:bCs/>
                  <w:color w:val="000000"/>
                </w:rPr>
                <w:t xml:space="preserve">7.2 </w:t>
              </w:r>
              <w:r>
                <w:rPr>
                  <w:rFonts w:ascii="Times New Roman" w:eastAsia="Times New Roman" w:hAnsi="Times New Roman" w:cs="Times New Roman"/>
                  <w:color w:val="000000"/>
                </w:rPr>
                <w:t xml:space="preserve">El sistema no guarda los cambios.</w:t>
              </w:r>
            </w:ins>
          </w:p>
          <w:p>
            <w:pPr>
              <w:spacing w:after="0" w:line="240" w:lineRule="auto"/>
              <w:rPr>
                <w:ins w:id="1671" w:author="Claude" w:date="2026-10-05T00:00:00Z"/>
              </w:rPr>
            </w:pPr>
          </w:p>
          <w:p>
            <w:pPr>
              <w:spacing w:after="0" w:line="240" w:lineRule="auto"/>
              <w:rPr>
                <w:ins w:id="1672" w:author="Claude" w:date="2026-10-05T00:00:00Z"/>
              </w:rPr>
            </w:pPr>
            <w:ins w:id="1673" w:author="Claude" w:date="2026-10-05T00:00:00Z">
              <w:r>
                <w:rPr>
                  <w:rFonts w:ascii="Times New Roman" w:eastAsia="Times New Roman" w:hAnsi="Times New Roman" w:cs="Times New Roman"/>
                  <w:b/>
                  <w:bCs/>
                  <w:color w:val="000000"/>
                </w:rPr>
                <w:t xml:space="preserve">FA3- Ya existe un producto con ese nombre</w:t>
              </w:r>
            </w:ins>
          </w:p>
          <w:p>
            <w:pPr>
              <w:spacing w:after="0" w:line="240" w:lineRule="auto"/>
              <w:rPr>
                <w:ins w:id="1674" w:author="Claude" w:date="2026-10-05T00:00:00Z"/>
              </w:rPr>
            </w:pPr>
            <w:ins w:id="1675" w:author="Claude" w:date="2026-10-05T00:00:00Z">
              <w:r>
                <w:rPr>
                  <w:rFonts w:ascii="Times New Roman" w:eastAsia="Times New Roman" w:hAnsi="Times New Roman" w:cs="Times New Roman"/>
                  <w:b/>
                  <w:bCs/>
                  <w:color w:val="000000"/>
                </w:rPr>
                <w:t xml:space="preserve">8.1 </w:t>
              </w:r>
              <w:r>
                <w:rPr>
                  <w:rFonts w:ascii="Times New Roman" w:eastAsia="Times New Roman" w:hAnsi="Times New Roman" w:cs="Times New Roman"/>
                  <w:color w:val="000000"/>
                </w:rPr>
                <w:t xml:space="preserve">El sistema detecta otro producto con el mismo nombre, activo o dado de baja, sin distinguir mayúsculas.</w:t>
              </w:r>
            </w:ins>
          </w:p>
          <w:p>
            <w:pPr>
              <w:spacing w:after="0" w:line="240" w:lineRule="auto"/>
              <w:rPr>
                <w:ins w:id="1676" w:author="Claude" w:date="2026-10-05T00:00:00Z"/>
              </w:rPr>
            </w:pPr>
            <w:ins w:id="1677" w:author="Claude" w:date="2026-10-05T00:00:00Z">
              <w:r>
                <w:rPr>
                  <w:rFonts w:ascii="Times New Roman" w:eastAsia="Times New Roman" w:hAnsi="Times New Roman" w:cs="Times New Roman"/>
                  <w:b/>
                  <w:bCs/>
                  <w:color w:val="000000"/>
                </w:rPr>
                <w:t xml:space="preserve">8.2 </w:t>
              </w:r>
              <w:r>
                <w:rPr>
                  <w:rFonts w:ascii="Times New Roman" w:eastAsia="Times New Roman" w:hAnsi="Times New Roman" w:cs="Times New Roman"/>
                  <w:color w:val="000000"/>
                </w:rPr>
                <w:t xml:space="preserve">El sistema muestra que el producto ya existe. Vuelve al punto 5 del Escenario Principal.</w:t>
              </w:r>
            </w:ins>
          </w:p>
          <w:p>
            <w:pPr>
              <w:spacing w:after="0" w:line="240" w:lineRule="auto"/>
              <w:rPr>
                <w:ins w:id="1678" w:author="Claude" w:date="2026-10-05T00:00:00Z"/>
              </w:rPr>
            </w:pPr>
          </w:p>
          <w:p>
            <w:pPr>
              <w:spacing w:after="0" w:line="240" w:lineRule="auto"/>
              <w:rPr>
                <w:ins w:id="1679" w:author="Claude" w:date="2026-10-05T00:00:00Z"/>
              </w:rPr>
            </w:pPr>
            <w:ins w:id="1680" w:author="Claude" w:date="2026-10-05T00:00:00Z">
              <w:r>
                <w:rPr>
                  <w:rFonts w:ascii="Times New Roman" w:eastAsia="Times New Roman" w:hAnsi="Times New Roman" w:cs="Times New Roman"/>
                  <w:b/>
                  <w:bCs/>
                  <w:color w:val="000000"/>
                </w:rPr>
                <w:t xml:space="preserve">FA4- Tamaño con ventas</w:t>
              </w:r>
            </w:ins>
          </w:p>
          <w:p>
            <w:pPr>
              <w:spacing w:after="0" w:line="240" w:lineRule="auto"/>
              <w:rPr>
                <w:ins w:id="1681" w:author="Claude" w:date="2026-10-05T00:00:00Z"/>
              </w:rPr>
            </w:pPr>
            <w:ins w:id="1682" w:author="Claude" w:date="2026-10-05T00:00:00Z">
              <w:r>
                <w:rPr>
                  <w:rFonts w:ascii="Times New Roman" w:eastAsia="Times New Roman" w:hAnsi="Times New Roman" w:cs="Times New Roman"/>
                  <w:b/>
                  <w:bCs/>
                  <w:color w:val="000000"/>
                </w:rPr>
                <w:t xml:space="preserve">8.1 </w:t>
              </w:r>
              <w:r>
                <w:rPr>
                  <w:rFonts w:ascii="Times New Roman" w:eastAsia="Times New Roman" w:hAnsi="Times New Roman" w:cs="Times New Roman"/>
                  <w:color w:val="000000"/>
                </w:rPr>
                <w:t xml:space="preserve">El sistema detecta que se quitó un tamaño que ya tiene ventas registradas.</w:t>
              </w:r>
            </w:ins>
          </w:p>
          <w:p>
            <w:pPr>
              <w:spacing w:after="0" w:line="240" w:lineRule="auto"/>
              <w:rPr>
                <w:ins w:id="1683" w:author="Claude" w:date="2026-10-05T00:00:00Z"/>
              </w:rPr>
            </w:pPr>
            <w:ins w:id="1684" w:author="Claude" w:date="2026-10-05T00:00:00Z">
              <w:r>
                <w:rPr>
                  <w:rFonts w:ascii="Times New Roman" w:eastAsia="Times New Roman" w:hAnsi="Times New Roman" w:cs="Times New Roman"/>
                  <w:b/>
                  <w:bCs/>
                  <w:color w:val="000000"/>
                </w:rPr>
                <w:t xml:space="preserve">8.2 </w:t>
              </w:r>
              <w:r>
                <w:rPr>
                  <w:rFonts w:ascii="Times New Roman" w:eastAsia="Times New Roman" w:hAnsi="Times New Roman" w:cs="Times New Roman"/>
                  <w:color w:val="000000"/>
                </w:rPr>
                <w:t xml:space="preserve">El sistema muestra que ese tamaño no se puede quitar. Vuelve al punto 5 del Escenario Principal.</w:t>
              </w:r>
            </w:ins>
          </w:p>
        </w:tc>
      </w:tr>
      <w:tr w:rsidR="008F5E1A" w:rsidRPr="00375954" w14:paraId="79423607" w14:textId="77777777" w:rsidTr="00BE30D4">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E1E3E20" w14:textId="77777777" w:rsidR="008F5E1A" w:rsidRPr="00375954" w:rsidRDefault="008F5E1A" w:rsidP="00BE30D4">
            <w:pPr>
              <w:spacing w:after="0" w:line="240" w:lineRule="auto"/>
              <w:rPr>
                <w:rFonts w:ascii="Times New Roman" w:eastAsia="Times New Roman" w:hAnsi="Times New Roman" w:cs="Times New Roman"/>
              </w:rPr>
            </w:pPr>
            <w:del w:id="1685" w:author="Claude" w:date="2026-10-05T00:00:00Z">
              <w:r>
                <w:rPr>
                  <w:rFonts w:ascii="Times New Roman" w:eastAsia="Times New Roman" w:hAnsi="Times New Roman" w:cs="Times New Roman"/>
                  <w:b/>
                  <w:bCs/>
                  <w:color w:val="000000"/>
                </w:rPr>
                <w:delText xml:space="preserve">POSTCONDICIONES: </w:delText>
              </w:r>
            </w:del>
            <w:del w:id="1686" w:author="Claude" w:date="2026-10-05T00:00:00Z">
              <w:r>
                <w:rPr>
                  <w:rFonts w:ascii="Times New Roman" w:eastAsia="Times New Roman" w:hAnsi="Times New Roman" w:cs="Times New Roman"/>
                  <w:color w:val="000000"/>
                </w:rPr>
                <w:delText xml:space="preserve">El usuario modifica con éxito un producto del sistema.</w:delText>
              </w:r>
            </w:del>
            <w:ins w:id="1687" w:author="Claude" w:date="2026-10-05T00:00:00Z">
              <w:r>
                <w:rPr>
                  <w:rFonts w:ascii="Times New Roman" w:eastAsia="Times New Roman" w:hAnsi="Times New Roman" w:cs="Times New Roman"/>
                  <w:b/>
                  <w:bCs/>
                  <w:color w:val="000000"/>
                </w:rPr>
                <w:t xml:space="preserve">POSTCONDICIONES: </w:t>
              </w:r>
            </w:ins>
            <w:ins w:id="1688" w:author="Claude" w:date="2026-10-05T00:00:00Z">
              <w:r>
                <w:rPr>
                  <w:rFonts w:ascii="Times New Roman" w:eastAsia="Times New Roman" w:hAnsi="Times New Roman" w:cs="Times New Roman"/>
                  <w:color w:val="000000"/>
                </w:rPr>
                <w:t xml:space="preserve">El producto queda modificado con sus tamaños y precios. Los cambios de nombre y tipo quedan registrados en Control de Cambios y los de precios, en Bitácora.</w:t>
              </w:r>
            </w:ins>
          </w:p>
        </w:tc>
      </w:tr>
    </w:tbl>
    <w:p w14:paraId="7C1F93AA" w14:textId="77777777" w:rsidR="006F36B5" w:rsidRPr="00375954" w:rsidRDefault="00B8713E">
      <w:pPr>
        <w:pStyle w:val="Ttulo3"/>
        <w:rPr>
          <w:rFonts w:ascii="Times New Roman" w:eastAsia="Times New Roman" w:hAnsi="Times New Roman" w:cs="Times New Roman"/>
        </w:rPr>
      </w:pPr>
      <w:bookmarkStart w:id="238" w:name="_Toc232509037"/>
      <w:bookmarkStart w:id="239" w:name="_Toc241023365"/>
      <w:r>
        <w:rPr>
          <w:rFonts w:ascii="Times New Roman" w:eastAsia="Times New Roman" w:hAnsi="Times New Roman" w:cs="Times New Roman"/>
        </w:rPr>
        <w:lastRenderedPageBreak/>
        <w:t xml:space="preserve">6.7.2 Diagrama de Secuencia del Sistema</w:t>
      </w:r>
      <w:bookmarkEnd w:id="238"/>
      <w:bookmarkEnd w:id="239"/>
      <w:r>
        <w:rPr>
          <w:rFonts w:ascii="Times New Roman" w:eastAsia="Times New Roman" w:hAnsi="Times New Roman" w:cs="Times New Roman"/>
        </w:rPr>
        <w:t xml:space="preserve"> </w:t>
      </w:r>
    </w:p>
    <w:p w14:paraId="6270DAF7" w14:textId="77777777" w:rsidR="006F36B5" w:rsidRDefault="007E120E">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E43311" wp14:editId="416B1DDE">
            <wp:extent cx="5400040" cy="5725795"/>
            <wp:effectExtent l="0" t="0" r="0" b="8255"/>
            <wp:docPr id="18032483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00040" cy="5725795"/>
                    </a:xfrm>
                    <a:prstGeom prst="rect">
                      <a:avLst/>
                    </a:prstGeom>
                    <a:noFill/>
                    <a:ln>
                      <a:noFill/>
                    </a:ln>
                  </pic:spPr>
                </pic:pic>
              </a:graphicData>
            </a:graphic>
          </wp:inline>
        </w:drawing>
      </w:r>
    </w:p>
    <w:p w14:paraId="1E8D1976" w14:textId="77777777" w:rsidR="009366A3" w:rsidRPr="009366A3" w:rsidRDefault="00A06968" w:rsidP="009366A3">
      <w:pPr>
        <w:pStyle w:val="Ttulo2"/>
        <w:rPr>
          <w:rFonts w:ascii="Times New Roman" w:eastAsia="Times New Roman" w:hAnsi="Times New Roman" w:cs="Times New Roman"/>
          <w:sz w:val="30"/>
          <w:szCs w:val="30"/>
        </w:rPr>
      </w:pPr>
      <w:bookmarkStart w:id="240" w:name="_Toc232509038"/>
      <w:bookmarkStart w:id="241" w:name="_Toc241023366"/>
      <w:r>
        <w:rPr>
          <w:rFonts w:ascii="Times New Roman" w:eastAsia="Times New Roman" w:hAnsi="Times New Roman" w:cs="Times New Roman"/>
          <w:sz w:val="30"/>
          <w:szCs w:val="30"/>
        </w:rPr>
        <w:lastRenderedPageBreak/>
        <w:t xml:space="preserve">6.8 Pantalla UI</w:t>
      </w:r>
      <w:bookmarkEnd w:id="240"/>
      <w:bookmarkEnd w:id="241"/>
    </w:p>
    <w:p w14:paraId="261694A4" w14:textId="77777777" w:rsidR="00A06968" w:rsidRPr="00E10293" w:rsidRDefault="007E120E" w:rsidP="009366A3">
      <w:r>
        <w:rPr>
          <w:noProof/>
        </w:rPr>
        <w:drawing>
          <wp:inline distT="0" distB="0" distL="0" distR="0" wp14:anchorId="0632C101" wp14:editId="7D23B6B0">
            <wp:extent cx="5400040" cy="2267585"/>
            <wp:effectExtent l="0" t="0" r="0" b="0"/>
            <wp:docPr id="1614328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28890" name=""/>
                    <pic:cNvPicPr/>
                  </pic:nvPicPr>
                  <pic:blipFill>
                    <a:blip r:embed="rId97"/>
                    <a:stretch>
                      <a:fillRect/>
                    </a:stretch>
                  </pic:blipFill>
                  <pic:spPr>
                    <a:xfrm>
                      <a:off x="0" y="0"/>
                      <a:ext cx="5400040" cy="2267585"/>
                    </a:xfrm>
                    <a:prstGeom prst="rect">
                      <a:avLst/>
                    </a:prstGeom>
                  </pic:spPr>
                </pic:pic>
              </a:graphicData>
            </a:graphic>
          </wp:inline>
        </w:drawing>
      </w:r>
    </w:p>
    <w:p w14:paraId="4B512A13" w14:textId="77777777" w:rsidR="008710C3" w:rsidRDefault="00BE30D4">
      <w:pPr>
        <w:pStyle w:val="Ttulo1"/>
        <w:rPr>
          <w:rFonts w:ascii="Times New Roman" w:eastAsia="Times New Roman" w:hAnsi="Times New Roman" w:cs="Times New Roman"/>
        </w:rPr>
      </w:pPr>
      <w:bookmarkStart w:id="242" w:name="_Toc241023367"/>
      <w:r>
        <w:rPr>
          <w:rFonts w:ascii="Times New Roman" w:eastAsia="Times New Roman" w:hAnsi="Times New Roman" w:cs="Times New Roman"/>
        </w:rPr>
        <w:t>A00. CARACTERÍSTICAS Y FUNCIONALIDADES ADICIONALES</w:t>
      </w:r>
      <w:bookmarkEnd w:id="242"/>
    </w:p>
    <w:p w14:paraId="03C7F439" w14:textId="77777777" w:rsidR="008710C3" w:rsidRDefault="00BE30D4">
      <w:pPr>
        <w:pStyle w:val="font-claude-response-body"/>
      </w:pPr>
      <w:r>
        <w:t>Características adicionales que debe tener el software al finalizar el desarrollo.</w:t>
      </w:r>
    </w:p>
    <w:p w14:paraId="28F0CF9A" w14:textId="77777777" w:rsidR="008710C3" w:rsidRDefault="00BE30D4">
      <w:pPr>
        <w:pStyle w:val="Ttulo2"/>
        <w:rPr>
          <w:rFonts w:ascii="Times New Roman" w:eastAsia="Times New Roman" w:hAnsi="Times New Roman" w:cs="Times New Roman"/>
        </w:rPr>
      </w:pPr>
      <w:bookmarkStart w:id="243" w:name="_Toc241023368"/>
      <w:r>
        <w:rPr>
          <w:rFonts w:ascii="Times New Roman" w:eastAsia="Times New Roman" w:hAnsi="Times New Roman" w:cs="Times New Roman"/>
        </w:rPr>
        <w:t>A01. Instalador</w:t>
      </w:r>
      <w:bookmarkEnd w:id="243"/>
    </w:p>
    <w:p w14:paraId="395916D2" w14:textId="77777777" w:rsidR="008710C3" w:rsidRDefault="00BE30D4">
      <w:pPr>
        <w:pStyle w:val="Ttulo2"/>
        <w:rPr>
          <w:rFonts w:ascii="Times New Roman" w:eastAsia="Times New Roman" w:hAnsi="Times New Roman" w:cs="Times New Roman"/>
        </w:rPr>
      </w:pPr>
      <w:bookmarkStart w:id="244" w:name="_Toc241023369"/>
      <w:r>
        <w:rPr>
          <w:rFonts w:ascii="Times New Roman" w:eastAsia="Times New Roman" w:hAnsi="Times New Roman" w:cs="Times New Roman"/>
        </w:rPr>
        <w:t>A02. Informe y exportación a PDF</w:t>
      </w:r>
      <w:bookmarkEnd w:id="244"/>
    </w:p>
    <w:p>
      <w:pPr>
        <w:pStyle w:val="font-claude-response-body"/>
        <w:rPr>
          <w:ins w:id="2268" w:author="Claude" w:date="2026-10-05T00:00:00Z"/>
        </w:rPr>
      </w:pPr>
      <w:ins w:id="2269" w:author="Claude" w:date="2026-10-05T00:00:00Z">
        <w:r>
          <w:rPr/>
          <w:t xml:space="preserve">La factura de cada venta (CU015) se exporta a PDF con la biblioteca PDFsharp 1.50. El archivo se guarda en Documentos\SistemaBar\Facturas\Factura_NNNNNNNN.pdf y se abre al emitirla; desde la consulta de ventas (CU028) se puede volver a abrir.</w:t>
        </w:r>
      </w:ins>
    </w:p>
    <w:p w14:paraId="29CD41E5" w14:textId="77777777" w:rsidR="008710C3" w:rsidRDefault="00BE30D4">
      <w:pPr>
        <w:pStyle w:val="Ttulo2"/>
        <w:rPr>
          <w:rFonts w:ascii="Times New Roman" w:eastAsia="Times New Roman" w:hAnsi="Times New Roman" w:cs="Times New Roman"/>
        </w:rPr>
      </w:pPr>
      <w:bookmarkStart w:id="245" w:name="_Toc241023370"/>
      <w:r>
        <w:rPr>
          <w:rFonts w:ascii="Times New Roman" w:eastAsia="Times New Roman" w:hAnsi="Times New Roman" w:cs="Times New Roman"/>
        </w:rPr>
        <w:t>A03. Serialización</w:t>
      </w:r>
      <w:bookmarkEnd w:id="245"/>
    </w:p>
    <w:p w14:paraId="4265AC3B" w14:textId="77777777" w:rsidR="008710C3" w:rsidRDefault="00BE30D4">
      <w:pPr>
        <w:pStyle w:val="Ttulo1"/>
        <w:rPr>
          <w:rFonts w:ascii="Times New Roman" w:eastAsia="Times New Roman" w:hAnsi="Times New Roman" w:cs="Times New Roman"/>
        </w:rPr>
      </w:pPr>
      <w:bookmarkStart w:id="246" w:name="_Toc241023371"/>
      <w:r>
        <w:rPr>
          <w:rFonts w:ascii="Times New Roman" w:eastAsia="Times New Roman" w:hAnsi="Times New Roman" w:cs="Times New Roman"/>
        </w:rPr>
        <w:t>D00. DOCUMENTACIÓN ADICIONAL</w:t>
      </w:r>
      <w:bookmarkEnd w:id="246"/>
    </w:p>
    <w:p w14:paraId="518D3C8F" w14:textId="77777777" w:rsidR="008710C3" w:rsidRDefault="00BE30D4">
      <w:pPr>
        <w:pStyle w:val="font-claude-response-body"/>
      </w:pPr>
      <w:r>
        <w:t>Documentos requeridos al finalizar el desarrollo, alineados con los requisitos planteados al comienzo del proyecto.</w:t>
      </w:r>
    </w:p>
    <w:p w14:paraId="32590DB8" w14:textId="77777777" w:rsidR="008710C3" w:rsidRDefault="00BE30D4">
      <w:pPr>
        <w:pStyle w:val="Ttulo2"/>
        <w:rPr>
          <w:rFonts w:ascii="Times New Roman" w:eastAsia="Times New Roman" w:hAnsi="Times New Roman" w:cs="Times New Roman"/>
        </w:rPr>
      </w:pPr>
      <w:bookmarkStart w:id="247" w:name="_Toc241023372"/>
      <w:r>
        <w:rPr>
          <w:rFonts w:ascii="Times New Roman" w:eastAsia="Times New Roman" w:hAnsi="Times New Roman" w:cs="Times New Roman"/>
        </w:rPr>
        <w:lastRenderedPageBreak/>
        <w:t>D01. Manual de instalación</w:t>
      </w:r>
      <w:bookmarkEnd w:id="247"/>
    </w:p>
    <w:p w14:paraId="1D702888" w14:textId="77777777" w:rsidR="008710C3" w:rsidRDefault="00BE30D4">
      <w:pPr>
        <w:pStyle w:val="Ttulo2"/>
        <w:rPr>
          <w:rFonts w:ascii="Times New Roman" w:eastAsia="Times New Roman" w:hAnsi="Times New Roman" w:cs="Times New Roman"/>
        </w:rPr>
      </w:pPr>
      <w:bookmarkStart w:id="248" w:name="_Toc241023373"/>
      <w:r>
        <w:rPr>
          <w:rFonts w:ascii="Times New Roman" w:eastAsia="Times New Roman" w:hAnsi="Times New Roman" w:cs="Times New Roman"/>
        </w:rPr>
        <w:t>D02. Ayuda en línea</w:t>
      </w:r>
      <w:bookmarkEnd w:id="248"/>
    </w:p>
    <w:p w14:paraId="72CFB754" w14:textId="77777777" w:rsidR="008710C3" w:rsidRDefault="00BE30D4">
      <w:pPr>
        <w:pStyle w:val="Ttulo2"/>
        <w:rPr>
          <w:rFonts w:ascii="Times New Roman" w:eastAsia="Times New Roman" w:hAnsi="Times New Roman" w:cs="Times New Roman"/>
        </w:rPr>
      </w:pPr>
      <w:bookmarkStart w:id="249" w:name="_Toc241023374"/>
      <w:r>
        <w:rPr>
          <w:rFonts w:ascii="Times New Roman" w:eastAsia="Times New Roman" w:hAnsi="Times New Roman" w:cs="Times New Roman"/>
        </w:rPr>
        <w:t>D03. Material de apoyo al usuario final</w:t>
      </w:r>
      <w:bookmarkEnd w:id="249"/>
    </w:p>
    <w:p w14:paraId="25B90E20" w14:textId="77777777" w:rsidR="008710C3" w:rsidRDefault="00BE30D4">
      <w:pPr>
        <w:pStyle w:val="Ttulo1"/>
        <w:rPr>
          <w:rFonts w:ascii="Times New Roman" w:eastAsia="Times New Roman" w:hAnsi="Times New Roman" w:cs="Times New Roman"/>
        </w:rPr>
      </w:pPr>
      <w:bookmarkStart w:id="250" w:name="_Toc241023375"/>
      <w:r>
        <w:rPr>
          <w:rFonts w:ascii="Times New Roman" w:eastAsia="Times New Roman" w:hAnsi="Times New Roman" w:cs="Times New Roman"/>
        </w:rPr>
        <w:t>EVALUACIÓN Y RETROSPECTIVA</w:t>
      </w:r>
      <w:bookmarkEnd w:id="250"/>
    </w:p>
    <w:p w14:paraId="475F97CC" w14:textId="77777777" w:rsidR="008710C3" w:rsidRDefault="00BE30D4">
      <w:pPr>
        <w:pStyle w:val="font-claude-response-body"/>
      </w:pPr>
      <w:r>
        <w:t xml:space="preserve">Checklist a revisar al finalizar cada entrega/sprint, según la Carpeta Modelo y el Plan de Entregas.</w:t>
      </w:r>
    </w:p>
    <w:p w14:paraId="394F5376" w14:textId="77777777" w:rsidR="008710C3" w:rsidRDefault="00BE30D4">
      <w:pPr>
        <w:pStyle w:val="font-claude-response-body"/>
        <w:numPr>
          <w:ilvl w:val="0"/>
          <w:numId w:val="14"/>
        </w:numPr>
      </w:pPr>
      <w:r>
        <w:t>Balanceo de diagramas de clases: el diagrama de clases parcial de las funcionalidades está balanceado con la implementación.</w:t>
      </w:r>
    </w:p>
    <w:p w14:paraId="3341B45A" w14:textId="77777777" w:rsidR="008710C3" w:rsidRDefault="00BE30D4">
      <w:pPr>
        <w:pStyle w:val="font-claude-response-body"/>
        <w:numPr>
          <w:ilvl w:val="0"/>
          <w:numId w:val="14"/>
        </w:numPr>
      </w:pPr>
      <w:r>
        <w:t>Balanceo DER: el modelo relacional de datos está balanceado con la implementación.</w:t>
      </w:r>
    </w:p>
    <w:p w14:paraId="7AB0BC67" w14:textId="77777777" w:rsidR="008710C3" w:rsidRDefault="00BE30D4">
      <w:pPr>
        <w:pStyle w:val="font-claude-response-body"/>
        <w:numPr>
          <w:ilvl w:val="0"/>
          <w:numId w:val="14"/>
        </w:numPr>
      </w:pPr>
      <w:r>
        <w:t>Balanceo de casos de uso: todos los casos de uso están balanceados con la implementación.</w:t>
      </w:r>
    </w:p>
    <w:p w14:paraId="6938C835" w14:textId="77777777" w:rsidR="008710C3" w:rsidRDefault="00BE30D4">
      <w:pPr>
        <w:pStyle w:val="font-claude-response-body"/>
        <w:numPr>
          <w:ilvl w:val="0"/>
          <w:numId w:val="14"/>
        </w:numPr>
      </w:pPr>
      <w:r>
        <w:t>Balanceo de diagramas de secuencia: todos los diagramas de secuencia están balanceados con la implementación.</w:t>
      </w:r>
    </w:p>
    <w:p w14:paraId="42657EC8" w14:textId="77777777" w:rsidR="008710C3" w:rsidRDefault="00BE30D4">
      <w:pPr>
        <w:pStyle w:val="font-claude-response-body"/>
        <w:numPr>
          <w:ilvl w:val="0"/>
          <w:numId w:val="14"/>
        </w:numPr>
      </w:pPr>
      <w:r>
        <w:t>Interfaz de usuario: UI amigable, basada en una buena experiencia de usuario.</w:t>
      </w:r>
    </w:p>
    <w:p w14:paraId="4ABD9D37" w14:textId="77777777" w:rsidR="008710C3" w:rsidRDefault="00BE30D4">
      <w:pPr>
        <w:pStyle w:val="font-claude-response-body"/>
        <w:numPr>
          <w:ilvl w:val="0"/>
          <w:numId w:val="14"/>
        </w:numPr>
      </w:pPr>
      <w:r>
        <w:t xml:space="preserve">Calidad de código y capacidad para POO: buenas prácticas (cohesión, acoplamiento, reuso, etc).</w:t>
      </w:r>
    </w:p>
    <w:p w14:paraId="674529A9" w14:textId="77777777" w:rsidR="008710C3" w:rsidRDefault="00BE30D4">
      <w:pPr>
        <w:pStyle w:val="font-claude-response-body"/>
        <w:numPr>
          <w:ilvl w:val="0"/>
          <w:numId w:val="14"/>
        </w:numPr>
      </w:pPr>
      <w:r>
        <w:t>Diseño de base de datos: integridad referencial y diseño normalizado (3FN).</w:t>
      </w:r>
    </w:p>
    <w:p w14:paraId="635C1AB3" w14:textId="77777777" w:rsidR="008710C3" w:rsidRDefault="00BE30D4">
      <w:pPr>
        <w:pStyle w:val="font-claude-response-body"/>
        <w:numPr>
          <w:ilvl w:val="0"/>
          <w:numId w:val="14"/>
        </w:numPr>
      </w:pPr>
      <w:r>
        <w:t>Presentación general: acorde al trabajo realizado, siguiendo las normativas de la cátedra.</w:t>
      </w:r>
    </w:p>
    <w:sectPr w:rsidR="008710C3">
      <w:headerReference w:type="even" r:id="rId98"/>
      <w:headerReference w:type="default" r:id="rId99"/>
      <w:footerReference w:type="even" r:id="rId100"/>
      <w:footerReference w:type="default" r:id="rId101"/>
      <w:headerReference w:type="first" r:id="rId102"/>
      <w:footerReference w:type="first" r:id="rId10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92B1F" w14:textId="77777777" w:rsidR="009C0EE2" w:rsidRDefault="009C0EE2">
      <w:pPr>
        <w:spacing w:after="0" w:line="240" w:lineRule="auto"/>
      </w:pPr>
      <w:r>
        <w:separator/>
      </w:r>
    </w:p>
  </w:endnote>
  <w:endnote w:type="continuationSeparator" w:id="0">
    <w:p w14:paraId="6C394E51" w14:textId="77777777" w:rsidR="009C0EE2" w:rsidRDefault="009C0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FA4B09AC-DEEA-48D5-ABDB-6554DACA60BA}"/>
    <w:embedBold r:id="rId2" w:fontKey="{7F827B75-FF4C-4334-BCB1-E859388A4F1C}"/>
    <w:embedItalic r:id="rId3" w:fontKey="{203BFBCF-F544-40DB-8A48-E94CE796601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4" w:fontKey="{149AEA5E-50C5-4765-87DD-216DA671BC7A}"/>
  </w:font>
  <w:font w:name="Calibri">
    <w:panose1 w:val="020F0502020204030204"/>
    <w:charset w:val="00"/>
    <w:family w:val="swiss"/>
    <w:pitch w:val="variable"/>
    <w:sig w:usb0="E4002EFF" w:usb1="C000247B" w:usb2="00000009" w:usb3="00000000" w:csb0="000001FF" w:csb1="00000000"/>
    <w:embedRegular r:id="rId5" w:fontKey="{6138284E-8473-4A0E-ABB0-1F1709A6CF9E}"/>
  </w:font>
  <w:font w:name="Cambria">
    <w:panose1 w:val="02040503050406030204"/>
    <w:charset w:val="00"/>
    <w:family w:val="roman"/>
    <w:pitch w:val="variable"/>
    <w:sig w:usb0="E00006FF" w:usb1="420024FF" w:usb2="02000000" w:usb3="00000000" w:csb0="0000019F" w:csb1="00000000"/>
    <w:embedRegular r:id="rId6" w:fontKey="{04F65ACE-8509-488B-AC5F-1605A37FBE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3655" w14:textId="77777777" w:rsidR="002D5A98" w:rsidRDefault="002D5A9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B8E5" w14:textId="77777777" w:rsidR="006F36B5" w:rsidRDefault="00BE30D4">
    <w:pPr>
      <w:pBdr>
        <w:top w:val="nil"/>
        <w:left w:val="nil"/>
        <w:bottom w:val="nil"/>
        <w:right w:val="nil"/>
        <w:between w:val="nil"/>
      </w:pBdr>
      <w:tabs>
        <w:tab w:val="center" w:pos="4252"/>
        <w:tab w:val="right" w:pos="8504"/>
      </w:tabs>
      <w:spacing w:after="0" w:line="240" w:lineRule="auto"/>
      <w:jc w:val="right"/>
      <w:rPr>
        <w:color w:val="156082"/>
      </w:rPr>
    </w:pPr>
    <w:r>
      <w:rPr>
        <w:b/>
        <w:bCs/>
        <w:color w:val="0F4761"/>
      </w:rPr>
      <w:fldChar w:fldCharType="begin"/>
    </w:r>
    <w:r>
      <w:rPr>
        <w:b/>
        <w:bCs/>
        <w:color w:val="0F4761"/>
      </w:rPr>
      <w:instrText>PAGE</w:instrText>
    </w:r>
    <w:r>
      <w:rPr>
        <w:b/>
        <w:bCs/>
        <w:color w:val="0F4761"/>
      </w:rPr>
      <w:fldChar w:fldCharType="separate"/>
    </w:r>
    <w:r w:rsidR="00C276A4">
      <w:rPr>
        <w:b/>
        <w:bCs/>
        <w:noProof/>
        <w:color w:val="0F4761"/>
      </w:rPr>
      <w:t>1</w:t>
    </w:r>
    <w:r>
      <w:rPr>
        <w:b/>
        <w:bCs/>
        <w:color w:val="0F4761"/>
      </w:rPr>
      <w:fldChar w:fldCharType="end"/>
    </w:r>
  </w:p>
  <w:p w14:paraId="6DF51277" w14:textId="77777777" w:rsidR="006F36B5" w:rsidRDefault="006F36B5">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0877" w14:textId="77777777" w:rsidR="002D5A98" w:rsidRDefault="002D5A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E7126" w14:textId="77777777" w:rsidR="009C0EE2" w:rsidRDefault="009C0EE2">
      <w:pPr>
        <w:spacing w:after="0" w:line="240" w:lineRule="auto"/>
      </w:pPr>
      <w:r>
        <w:separator/>
      </w:r>
    </w:p>
  </w:footnote>
  <w:footnote w:type="continuationSeparator" w:id="0">
    <w:p w14:paraId="7DE12611" w14:textId="77777777" w:rsidR="009C0EE2" w:rsidRDefault="009C0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2622" w14:textId="77777777" w:rsidR="002D5A98" w:rsidRDefault="002D5A9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pPr w:vertAnchor="page" w:horzAnchor="page" w:tblpX="1815" w:tblpY="345"/>
      <w:tblW w:w="9634" w:type="dxa"/>
      <w:tblInd w:w="0" w:type="dxa"/>
      <w:tblLayout w:type="fixed"/>
      <w:tblLook w:val="0400" w:firstRow="0" w:lastRow="0" w:firstColumn="0" w:lastColumn="0" w:noHBand="0" w:noVBand="1"/>
    </w:tblPr>
    <w:tblGrid>
      <w:gridCol w:w="1416"/>
      <w:gridCol w:w="2075"/>
      <w:gridCol w:w="1436"/>
      <w:gridCol w:w="1451"/>
      <w:gridCol w:w="1700"/>
      <w:gridCol w:w="1556"/>
    </w:tblGrid>
    <w:tr w:rsidR="006F36B5" w14:paraId="48A34BA2" w14:textId="77777777">
      <w:trPr>
        <w:trHeight w:val="546"/>
        <w:tblHeader/>
      </w:trPr>
      <w:tc>
        <w:tcPr>
          <w:tcW w:w="9634" w:type="dxa"/>
          <w:gridSpan w:val="6"/>
          <w:tcBorders>
            <w:top w:val="single" w:sz="4" w:space="0" w:color="000000"/>
            <w:left w:val="single" w:sz="4" w:space="0" w:color="000000"/>
            <w:bottom w:val="single" w:sz="4" w:space="0" w:color="000000"/>
            <w:right w:val="single" w:sz="4" w:space="0" w:color="000000"/>
          </w:tcBorders>
        </w:tcPr>
        <w:p w14:paraId="7E20BA98" w14:textId="77777777" w:rsidR="006F36B5" w:rsidRDefault="00BE30D4">
          <w:pPr>
            <w:pBdr>
              <w:top w:val="nil"/>
              <w:left w:val="nil"/>
              <w:bottom w:val="nil"/>
              <w:right w:val="nil"/>
              <w:between w:val="nil"/>
            </w:pBdr>
            <w:tabs>
              <w:tab w:val="center" w:pos="4252"/>
              <w:tab w:val="right" w:pos="8504"/>
            </w:tabs>
            <w:spacing w:after="0" w:line="240" w:lineRule="auto"/>
            <w:jc w:val="center"/>
            <w:rPr>
              <w:color w:val="000000"/>
            </w:rPr>
          </w:pPr>
          <w:r>
            <w:rPr>
              <w:b/>
              <w:bCs/>
              <w:color w:val="000000"/>
            </w:rPr>
            <w:t>UNIVERSIDAD ABIERTA INTERAMERICANA Facultad de Tecnología Informática</w:t>
          </w:r>
          <w:r>
            <w:rPr>
              <w:b/>
              <w:bCs/>
              <w:color w:val="000000"/>
            </w:rPr>
            <w:br/>
            <w:t>“Ingeniería en Sistemas Informáticos”</w:t>
          </w:r>
        </w:p>
      </w:tc>
    </w:tr>
    <w:tr w:rsidR="006F36B5" w14:paraId="41BF4D92" w14:textId="77777777">
      <w:trPr>
        <w:trHeight w:val="280"/>
      </w:trPr>
      <w:tc>
        <w:tcPr>
          <w:tcW w:w="1416" w:type="dxa"/>
          <w:vMerge w:val="restart"/>
          <w:tcBorders>
            <w:top w:val="single" w:sz="4" w:space="0" w:color="000000"/>
            <w:left w:val="single" w:sz="4" w:space="0" w:color="000000"/>
            <w:bottom w:val="single" w:sz="4" w:space="0" w:color="000000"/>
            <w:right w:val="single" w:sz="4" w:space="0" w:color="000000"/>
          </w:tcBorders>
        </w:tcPr>
        <w:p w14:paraId="3B996DC7"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14:anchorId="05C28168" wp14:editId="11EB2E5A">
                <wp:extent cx="811403" cy="780415"/>
                <wp:effectExtent l="0" t="0" r="0" b="0"/>
                <wp:docPr id="120695324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811403" cy="780415"/>
                        </a:xfrm>
                        <a:prstGeom prst="rect">
                          <a:avLst/>
                        </a:prstGeom>
                        <a:ln/>
                      </pic:spPr>
                    </pic:pic>
                  </a:graphicData>
                </a:graphic>
              </wp:inline>
            </w:drawing>
          </w:r>
        </w:p>
      </w:tc>
      <w:tc>
        <w:tcPr>
          <w:tcW w:w="3511" w:type="dxa"/>
          <w:gridSpan w:val="2"/>
          <w:tcBorders>
            <w:top w:val="single" w:sz="4" w:space="0" w:color="000000"/>
            <w:left w:val="single" w:sz="4" w:space="0" w:color="000000"/>
            <w:bottom w:val="single" w:sz="4" w:space="0" w:color="000000"/>
            <w:right w:val="single" w:sz="4" w:space="0" w:color="000000"/>
          </w:tcBorders>
        </w:tcPr>
        <w:p w14:paraId="081542AA" w14:textId="4424DBFA"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Materia: </w:t>
          </w:r>
          <w:r w:rsidR="00D86DAF">
            <w:rPr>
              <w:color w:val="000000"/>
            </w:rPr>
            <w:t>Trabajo de diploma</w:t>
          </w:r>
          <w:r>
            <w:rPr>
              <w:b/>
              <w:bCs/>
              <w:color w:val="000000"/>
            </w:rPr>
            <w:t xml:space="preserve"> </w:t>
          </w:r>
        </w:p>
      </w:tc>
      <w:tc>
        <w:tcPr>
          <w:tcW w:w="3151" w:type="dxa"/>
          <w:gridSpan w:val="2"/>
          <w:tcBorders>
            <w:top w:val="single" w:sz="4" w:space="0" w:color="000000"/>
            <w:left w:val="single" w:sz="4" w:space="0" w:color="000000"/>
            <w:bottom w:val="single" w:sz="4" w:space="0" w:color="000000"/>
            <w:right w:val="single" w:sz="4" w:space="0" w:color="000000"/>
          </w:tcBorders>
        </w:tcPr>
        <w:p w14:paraId="32AB1F4B" w14:textId="77777777" w:rsidR="000925CF"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Docente</w:t>
          </w:r>
          <w:r w:rsidR="000925CF">
            <w:rPr>
              <w:b/>
              <w:bCs/>
              <w:color w:val="000000"/>
            </w:rPr>
            <w:t>s</w:t>
          </w:r>
          <w:r>
            <w:rPr>
              <w:b/>
              <w:bCs/>
              <w:color w:val="000000"/>
            </w:rPr>
            <w:t xml:space="preserve">: </w:t>
          </w:r>
          <w:r>
            <w:rPr>
              <w:color w:val="000000"/>
            </w:rPr>
            <w:t xml:space="preserve"> </w:t>
          </w:r>
        </w:p>
        <w:p w14:paraId="69DC482D" w14:textId="06F0E79B" w:rsidR="006F36B5" w:rsidRDefault="00BE30D4">
          <w:pPr>
            <w:pBdr>
              <w:top w:val="nil"/>
              <w:left w:val="nil"/>
              <w:bottom w:val="nil"/>
              <w:right w:val="nil"/>
              <w:between w:val="nil"/>
            </w:pBdr>
            <w:tabs>
              <w:tab w:val="center" w:pos="4252"/>
              <w:tab w:val="right" w:pos="8504"/>
            </w:tabs>
            <w:spacing w:after="0" w:line="240" w:lineRule="auto"/>
            <w:rPr>
              <w:color w:val="000000"/>
            </w:rPr>
          </w:pPr>
          <w:r>
            <w:rPr>
              <w:color w:val="000000"/>
            </w:rPr>
            <w:t xml:space="preserve">Silva Juan </w:t>
          </w:r>
          <w:r w:rsidR="00FE0840">
            <w:rPr>
              <w:color w:val="000000"/>
            </w:rPr>
            <w:t>Ignacio -</w:t>
          </w:r>
          <w:r w:rsidR="000925CF">
            <w:rPr>
              <w:color w:val="000000"/>
            </w:rPr>
            <w:t xml:space="preserve"> </w:t>
          </w:r>
          <w:r w:rsidR="004802D7">
            <w:rPr>
              <w:color w:val="000000"/>
            </w:rPr>
            <w:t xml:space="preserve">Avila </w:t>
          </w:r>
          <w:r w:rsidR="00FE0840">
            <w:rPr>
              <w:color w:val="000000"/>
            </w:rPr>
            <w:t>Javier -</w:t>
          </w:r>
          <w:r w:rsidR="002D5A98">
            <w:rPr>
              <w:color w:val="000000"/>
            </w:rPr>
            <w:t xml:space="preserve"> Esposito </w:t>
          </w:r>
          <w:r w:rsidR="00EF4C0C" w:rsidRPr="00EF4C0C">
            <w:rPr>
              <w:color w:val="000000"/>
            </w:rPr>
            <w:t>Nicolás</w:t>
          </w:r>
          <w:r w:rsidR="000925CF">
            <w:rPr>
              <w:color w:val="000000"/>
            </w:rPr>
            <w:t xml:space="preserve"> </w:t>
          </w:r>
        </w:p>
      </w:tc>
      <w:tc>
        <w:tcPr>
          <w:tcW w:w="1556" w:type="dxa"/>
          <w:vMerge w:val="restart"/>
          <w:tcBorders>
            <w:top w:val="single" w:sz="4" w:space="0" w:color="000000"/>
            <w:left w:val="single" w:sz="4" w:space="0" w:color="000000"/>
            <w:bottom w:val="single" w:sz="4" w:space="0" w:color="000000"/>
            <w:right w:val="single" w:sz="4" w:space="0" w:color="000000"/>
          </w:tcBorders>
        </w:tcPr>
        <w:p w14:paraId="42C9CE93" w14:textId="77777777" w:rsidR="0030154C" w:rsidRDefault="00BE30D4">
          <w:pPr>
            <w:pBdr>
              <w:top w:val="nil"/>
              <w:left w:val="nil"/>
              <w:bottom w:val="nil"/>
              <w:right w:val="nil"/>
              <w:between w:val="nil"/>
            </w:pBdr>
            <w:tabs>
              <w:tab w:val="center" w:pos="4252"/>
              <w:tab w:val="right" w:pos="8504"/>
            </w:tabs>
            <w:spacing w:after="0" w:line="240" w:lineRule="auto"/>
            <w:rPr>
              <w:b/>
              <w:bCs/>
              <w:color w:val="000000"/>
            </w:rPr>
          </w:pPr>
          <w:r>
            <w:rPr>
              <w:b/>
              <w:bCs/>
              <w:color w:val="000000"/>
            </w:rPr>
            <w:t>Fecha:</w:t>
          </w:r>
        </w:p>
        <w:p w14:paraId="5306AA47" w14:textId="5AAA4F6E" w:rsidR="006F36B5" w:rsidRPr="0030154C" w:rsidRDefault="00D86DAF">
          <w:pPr>
            <w:pBdr>
              <w:top w:val="nil"/>
              <w:left w:val="nil"/>
              <w:bottom w:val="nil"/>
              <w:right w:val="nil"/>
              <w:between w:val="nil"/>
            </w:pBdr>
            <w:tabs>
              <w:tab w:val="center" w:pos="4252"/>
              <w:tab w:val="right" w:pos="8504"/>
            </w:tabs>
            <w:spacing w:after="0" w:line="240" w:lineRule="auto"/>
            <w:rPr>
              <w:color w:val="000000"/>
            </w:rPr>
          </w:pPr>
          <w:r>
            <w:rPr>
              <w:color w:val="000000"/>
            </w:rPr>
            <w:t>22</w:t>
          </w:r>
          <w:r w:rsidR="0030154C" w:rsidRPr="0030154C">
            <w:rPr>
              <w:color w:val="000000"/>
            </w:rPr>
            <w:t>-0</w:t>
          </w:r>
          <w:r>
            <w:rPr>
              <w:color w:val="000000"/>
            </w:rPr>
            <w:t>9</w:t>
          </w:r>
          <w:r w:rsidR="0030154C" w:rsidRPr="0030154C">
            <w:rPr>
              <w:color w:val="000000"/>
            </w:rPr>
            <w:t xml:space="preserve">-26 </w:t>
          </w:r>
        </w:p>
      </w:tc>
    </w:tr>
    <w:tr w:rsidR="006F36B5" w14:paraId="2A8D72A8" w14:textId="77777777">
      <w:trPr>
        <w:trHeight w:val="545"/>
      </w:trPr>
      <w:tc>
        <w:tcPr>
          <w:tcW w:w="1416" w:type="dxa"/>
          <w:vMerge/>
          <w:tcBorders>
            <w:top w:val="single" w:sz="4" w:space="0" w:color="000000"/>
            <w:left w:val="single" w:sz="4" w:space="0" w:color="000000"/>
            <w:bottom w:val="single" w:sz="4" w:space="0" w:color="000000"/>
            <w:right w:val="single" w:sz="4" w:space="0" w:color="000000"/>
          </w:tcBorders>
        </w:tcPr>
        <w:p w14:paraId="630FA378" w14:textId="77777777" w:rsidR="006F36B5" w:rsidRDefault="006F36B5">
          <w:pPr>
            <w:widowControl w:val="0"/>
            <w:pBdr>
              <w:top w:val="nil"/>
              <w:left w:val="nil"/>
              <w:bottom w:val="nil"/>
              <w:right w:val="nil"/>
              <w:between w:val="nil"/>
            </w:pBdr>
            <w:spacing w:after="0" w:line="276" w:lineRule="auto"/>
            <w:rPr>
              <w:color w:val="000000"/>
            </w:rPr>
          </w:pPr>
        </w:p>
      </w:tc>
      <w:tc>
        <w:tcPr>
          <w:tcW w:w="4962" w:type="dxa"/>
          <w:gridSpan w:val="3"/>
          <w:tcBorders>
            <w:top w:val="single" w:sz="4" w:space="0" w:color="000000"/>
            <w:left w:val="single" w:sz="4" w:space="0" w:color="000000"/>
            <w:bottom w:val="single" w:sz="4" w:space="0" w:color="000000"/>
            <w:right w:val="single" w:sz="4" w:space="0" w:color="000000"/>
          </w:tcBorders>
        </w:tcPr>
        <w:p w14:paraId="69FF0CBB" w14:textId="3B3F48E9"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Alumnos: </w:t>
          </w:r>
          <w:r>
            <w:rPr>
              <w:color w:val="000000"/>
            </w:rPr>
            <w:t>Fern</w:t>
          </w:r>
          <w:r w:rsidR="001678B0">
            <w:rPr>
              <w:color w:val="000000"/>
            </w:rPr>
            <w:t>a</w:t>
          </w:r>
          <w:r>
            <w:rPr>
              <w:color w:val="000000"/>
            </w:rPr>
            <w:t xml:space="preserve">ndez Sebastián </w:t>
          </w:r>
        </w:p>
      </w:tc>
      <w:tc>
        <w:tcPr>
          <w:tcW w:w="1700" w:type="dxa"/>
          <w:tcBorders>
            <w:top w:val="single" w:sz="4" w:space="0" w:color="000000"/>
            <w:left w:val="single" w:sz="4" w:space="0" w:color="000000"/>
            <w:bottom w:val="single" w:sz="4" w:space="0" w:color="000000"/>
            <w:right w:val="single" w:sz="4" w:space="0" w:color="000000"/>
          </w:tcBorders>
        </w:tcPr>
        <w:p w14:paraId="78984F7A"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Legajo: </w:t>
          </w:r>
        </w:p>
      </w:tc>
      <w:tc>
        <w:tcPr>
          <w:tcW w:w="1556" w:type="dxa"/>
          <w:vMerge/>
          <w:tcBorders>
            <w:top w:val="single" w:sz="4" w:space="0" w:color="000000"/>
            <w:left w:val="single" w:sz="4" w:space="0" w:color="000000"/>
            <w:bottom w:val="single" w:sz="4" w:space="0" w:color="000000"/>
            <w:right w:val="single" w:sz="4" w:space="0" w:color="000000"/>
          </w:tcBorders>
        </w:tcPr>
        <w:p w14:paraId="062DEA98"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18703276"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0F745BAB" w14:textId="77777777" w:rsidR="006F36B5" w:rsidRDefault="006F36B5">
          <w:pPr>
            <w:widowControl w:val="0"/>
            <w:pBdr>
              <w:top w:val="nil"/>
              <w:left w:val="nil"/>
              <w:bottom w:val="nil"/>
              <w:right w:val="nil"/>
              <w:between w:val="nil"/>
            </w:pBdr>
            <w:spacing w:after="0" w:line="276" w:lineRule="auto"/>
            <w:rPr>
              <w:color w:val="000000"/>
            </w:rPr>
          </w:pPr>
        </w:p>
      </w:tc>
      <w:tc>
        <w:tcPr>
          <w:tcW w:w="2075" w:type="dxa"/>
          <w:tcBorders>
            <w:top w:val="single" w:sz="4" w:space="0" w:color="000000"/>
            <w:left w:val="single" w:sz="4" w:space="0" w:color="000000"/>
            <w:bottom w:val="single" w:sz="4" w:space="0" w:color="000000"/>
            <w:right w:val="single" w:sz="4" w:space="0" w:color="000000"/>
          </w:tcBorders>
        </w:tcPr>
        <w:p w14:paraId="7DED7148"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Localización: </w:t>
          </w:r>
          <w:r>
            <w:rPr>
              <w:color w:val="000000"/>
            </w:rPr>
            <w:t>Centro</w:t>
          </w:r>
          <w:r>
            <w:rPr>
              <w:b/>
              <w:bCs/>
              <w:color w:val="000000"/>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191FBFE9"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rPr>
            <w:t>Comisión</w:t>
          </w:r>
          <w:r>
            <w:rPr>
              <w:b/>
              <w:bCs/>
              <w:color w:val="000000"/>
            </w:rPr>
            <w:t>:</w:t>
          </w:r>
          <w:r>
            <w:rPr>
              <w:color w:val="000000"/>
            </w:rPr>
            <w:t>3°A</w:t>
          </w:r>
          <w:r>
            <w:rPr>
              <w:b/>
              <w:bCs/>
              <w:color w:val="000000"/>
            </w:rP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7211FEB8"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Turno: </w:t>
          </w:r>
          <w:r>
            <w:rPr>
              <w:color w:val="000000"/>
            </w:rPr>
            <w:t>Noche</w:t>
          </w:r>
          <w:r>
            <w:rPr>
              <w:b/>
              <w:bCs/>
              <w:color w:val="00000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3765D813"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Año:</w:t>
          </w:r>
          <w:r>
            <w:rPr>
              <w:color w:val="000000"/>
            </w:rPr>
            <w:t>2026</w:t>
          </w:r>
          <w:r>
            <w:rPr>
              <w:b/>
              <w:bCs/>
              <w:color w:val="000000"/>
            </w:rPr>
            <w:t xml:space="preserve"> </w:t>
          </w:r>
        </w:p>
      </w:tc>
      <w:tc>
        <w:tcPr>
          <w:tcW w:w="1556" w:type="dxa"/>
          <w:vMerge/>
          <w:tcBorders>
            <w:top w:val="single" w:sz="4" w:space="0" w:color="000000"/>
            <w:left w:val="single" w:sz="4" w:space="0" w:color="000000"/>
            <w:bottom w:val="single" w:sz="4" w:space="0" w:color="000000"/>
            <w:right w:val="single" w:sz="4" w:space="0" w:color="000000"/>
          </w:tcBorders>
        </w:tcPr>
        <w:p w14:paraId="591F14DC"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7919BE38"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234C99FB" w14:textId="77777777" w:rsidR="006F36B5" w:rsidRDefault="006F36B5">
          <w:pPr>
            <w:widowControl w:val="0"/>
            <w:pBdr>
              <w:top w:val="nil"/>
              <w:left w:val="nil"/>
              <w:bottom w:val="nil"/>
              <w:right w:val="nil"/>
              <w:between w:val="nil"/>
            </w:pBdr>
            <w:spacing w:after="0" w:line="276" w:lineRule="auto"/>
            <w:rPr>
              <w:color w:val="000000"/>
            </w:rPr>
          </w:pPr>
        </w:p>
      </w:tc>
      <w:tc>
        <w:tcPr>
          <w:tcW w:w="6662" w:type="dxa"/>
          <w:gridSpan w:val="4"/>
          <w:tcBorders>
            <w:top w:val="single" w:sz="4" w:space="0" w:color="000000"/>
            <w:left w:val="single" w:sz="4" w:space="0" w:color="000000"/>
            <w:bottom w:val="single" w:sz="4" w:space="0" w:color="000000"/>
            <w:right w:val="single" w:sz="4" w:space="0" w:color="000000"/>
          </w:tcBorders>
        </w:tcPr>
        <w:p w14:paraId="4CBC061A"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vertAlign w:val="superscript"/>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442FE11" w14:textId="03C6FFB2"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Versión:</w:t>
          </w:r>
          <w:r w:rsidR="00883EBD">
            <w:rPr>
              <w:color w:val="000000"/>
            </w:rPr>
            <w:t>2</w:t>
          </w:r>
          <w:r>
            <w:rPr>
              <w:color w:val="000000"/>
            </w:rPr>
            <w:t>.</w:t>
          </w:r>
          <w:r w:rsidR="00883EBD">
            <w:rPr>
              <w:color w:val="000000"/>
            </w:rPr>
            <w:t>0</w:t>
          </w:r>
        </w:p>
      </w:tc>
    </w:tr>
  </w:tbl>
  <w:p w14:paraId="6BA367B2" w14:textId="77777777" w:rsidR="006F36B5" w:rsidRDefault="006F36B5" w:rsidP="00D86DAF">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BEE4" w14:textId="77777777" w:rsidR="002D5A98" w:rsidRDefault="002D5A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5896"/>
    <w:multiLevelType w:val="multilevel"/>
    <w:tmpl w:val="764A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05B2D"/>
    <w:multiLevelType w:val="hybridMultilevel"/>
    <w:tmpl w:val="C50E5AE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FF19F3"/>
    <w:multiLevelType w:val="multilevel"/>
    <w:tmpl w:val="649C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92648"/>
    <w:multiLevelType w:val="hybridMultilevel"/>
    <w:tmpl w:val="8E7CD5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AFA3202"/>
    <w:multiLevelType w:val="multilevel"/>
    <w:tmpl w:val="8114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3217E"/>
    <w:multiLevelType w:val="multilevel"/>
    <w:tmpl w:val="17BE2B9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CB8057D"/>
    <w:multiLevelType w:val="multilevel"/>
    <w:tmpl w:val="00CA9450"/>
    <w:lvl w:ilvl="0">
      <w:start w:val="1"/>
      <w:numFmt w:val="decimal"/>
      <w:lvlText w:val="%1."/>
      <w:lvlJc w:val="left"/>
      <w:pPr>
        <w:ind w:left="720" w:hanging="360"/>
      </w:pPr>
      <w:rPr>
        <w:b/>
        <w:bCs/>
      </w:rPr>
    </w:lvl>
    <w:lvl w:ilvl="1">
      <w:start w:val="1"/>
      <w:numFmt w:val="decimal"/>
      <w:lvlText w:val="%2."/>
      <w:lvlJc w:val="left"/>
      <w:pPr>
        <w:ind w:left="1440" w:hanging="360"/>
      </w:pPr>
      <w:rPr>
        <w:b/>
        <w:bC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F397EDD"/>
    <w:multiLevelType w:val="multilevel"/>
    <w:tmpl w:val="1FB017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3DB2F32"/>
    <w:multiLevelType w:val="hybridMultilevel"/>
    <w:tmpl w:val="92D681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92B085E"/>
    <w:multiLevelType w:val="multilevel"/>
    <w:tmpl w:val="72A22ADA"/>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0D91EB6"/>
    <w:multiLevelType w:val="multilevel"/>
    <w:tmpl w:val="A438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553082"/>
    <w:multiLevelType w:val="multilevel"/>
    <w:tmpl w:val="8114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8320D4"/>
    <w:multiLevelType w:val="multilevel"/>
    <w:tmpl w:val="649C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C509A6"/>
    <w:multiLevelType w:val="multilevel"/>
    <w:tmpl w:val="5F608204"/>
    <w:lvl w:ilvl="0">
      <w:start w:val="1"/>
      <w:numFmt w:val="decimal"/>
      <w:lvlText w:val="%1."/>
      <w:lvlJc w:val="left"/>
      <w:pPr>
        <w:ind w:left="1080" w:hanging="360"/>
      </w:pPr>
      <w:rPr>
        <w:b/>
        <w:bCs/>
      </w:rPr>
    </w:lvl>
    <w:lvl w:ilvl="1">
      <w:start w:val="1"/>
      <w:numFmt w:val="lowerLetter"/>
      <w:lvlText w:val="%2."/>
      <w:lvlJc w:val="left"/>
      <w:pPr>
        <w:ind w:left="1800" w:hanging="360"/>
      </w:pPr>
      <w:rPr>
        <w:b/>
        <w:bC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9F35BF8"/>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CCE6074"/>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E8A6482"/>
    <w:multiLevelType w:val="hybridMultilevel"/>
    <w:tmpl w:val="1FC40E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EA04283"/>
    <w:multiLevelType w:val="multilevel"/>
    <w:tmpl w:val="C840C568"/>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F9E5EF5"/>
    <w:multiLevelType w:val="multilevel"/>
    <w:tmpl w:val="8114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5A2690"/>
    <w:multiLevelType w:val="multilevel"/>
    <w:tmpl w:val="2CE4AB6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71667BB"/>
    <w:multiLevelType w:val="multilevel"/>
    <w:tmpl w:val="944A6AA8"/>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6066B73"/>
    <w:multiLevelType w:val="hybridMultilevel"/>
    <w:tmpl w:val="CF600D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8952764"/>
    <w:multiLevelType w:val="hybridMultilevel"/>
    <w:tmpl w:val="A37ECC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8B4488F"/>
    <w:multiLevelType w:val="multilevel"/>
    <w:tmpl w:val="9938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28511A"/>
    <w:multiLevelType w:val="multilevel"/>
    <w:tmpl w:val="3B440B5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BB90A2F"/>
    <w:multiLevelType w:val="multilevel"/>
    <w:tmpl w:val="B472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E6DAC"/>
    <w:multiLevelType w:val="multilevel"/>
    <w:tmpl w:val="6CBA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C615B1"/>
    <w:multiLevelType w:val="hybridMultilevel"/>
    <w:tmpl w:val="ED1619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721D01EF"/>
    <w:multiLevelType w:val="multilevel"/>
    <w:tmpl w:val="AADC35FA"/>
    <w:lvl w:ilvl="0">
      <w:start w:val="1"/>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3776D94"/>
    <w:multiLevelType w:val="multilevel"/>
    <w:tmpl w:val="3940D936"/>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78331D77"/>
    <w:multiLevelType w:val="multilevel"/>
    <w:tmpl w:val="649C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387EFC"/>
    <w:multiLevelType w:val="multilevel"/>
    <w:tmpl w:val="8114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820479">
    <w:abstractNumId w:val="20"/>
  </w:num>
  <w:num w:numId="2" w16cid:durableId="959841925">
    <w:abstractNumId w:val="5"/>
  </w:num>
  <w:num w:numId="3" w16cid:durableId="1279489412">
    <w:abstractNumId w:val="14"/>
  </w:num>
  <w:num w:numId="4" w16cid:durableId="73673050">
    <w:abstractNumId w:val="28"/>
  </w:num>
  <w:num w:numId="5" w16cid:durableId="22680917">
    <w:abstractNumId w:val="17"/>
  </w:num>
  <w:num w:numId="6" w16cid:durableId="356194859">
    <w:abstractNumId w:val="29"/>
  </w:num>
  <w:num w:numId="7" w16cid:durableId="1683049771">
    <w:abstractNumId w:val="9"/>
  </w:num>
  <w:num w:numId="8" w16cid:durableId="533082093">
    <w:abstractNumId w:val="24"/>
  </w:num>
  <w:num w:numId="9" w16cid:durableId="338847162">
    <w:abstractNumId w:val="19"/>
  </w:num>
  <w:num w:numId="10" w16cid:durableId="735468304">
    <w:abstractNumId w:val="6"/>
  </w:num>
  <w:num w:numId="11" w16cid:durableId="1651904012">
    <w:abstractNumId w:val="13"/>
  </w:num>
  <w:num w:numId="12" w16cid:durableId="538128944">
    <w:abstractNumId w:val="7"/>
  </w:num>
  <w:num w:numId="13" w16cid:durableId="1035933899">
    <w:abstractNumId w:val="27"/>
  </w:num>
  <w:num w:numId="14" w16cid:durableId="2128355026">
    <w:abstractNumId w:val="25"/>
  </w:num>
  <w:num w:numId="15" w16cid:durableId="1259094555">
    <w:abstractNumId w:val="22"/>
  </w:num>
  <w:num w:numId="16" w16cid:durableId="438069884">
    <w:abstractNumId w:val="15"/>
  </w:num>
  <w:num w:numId="17" w16cid:durableId="1575705073">
    <w:abstractNumId w:val="1"/>
  </w:num>
  <w:num w:numId="18" w16cid:durableId="1868516551">
    <w:abstractNumId w:val="8"/>
  </w:num>
  <w:num w:numId="19" w16cid:durableId="4478164">
    <w:abstractNumId w:val="3"/>
  </w:num>
  <w:num w:numId="20" w16cid:durableId="1789934673">
    <w:abstractNumId w:val="2"/>
  </w:num>
  <w:num w:numId="21" w16cid:durableId="1490713113">
    <w:abstractNumId w:val="21"/>
  </w:num>
  <w:num w:numId="22" w16cid:durableId="647134130">
    <w:abstractNumId w:val="30"/>
  </w:num>
  <w:num w:numId="23" w16cid:durableId="785583084">
    <w:abstractNumId w:val="12"/>
  </w:num>
  <w:num w:numId="24" w16cid:durableId="973102918">
    <w:abstractNumId w:val="0"/>
  </w:num>
  <w:num w:numId="25" w16cid:durableId="1064764718">
    <w:abstractNumId w:val="23"/>
  </w:num>
  <w:num w:numId="26" w16cid:durableId="388918712">
    <w:abstractNumId w:val="10"/>
  </w:num>
  <w:num w:numId="27" w16cid:durableId="12348161">
    <w:abstractNumId w:val="26"/>
  </w:num>
  <w:num w:numId="28" w16cid:durableId="339042601">
    <w:abstractNumId w:val="4"/>
  </w:num>
  <w:num w:numId="29" w16cid:durableId="1649360110">
    <w:abstractNumId w:val="16"/>
  </w:num>
  <w:num w:numId="30" w16cid:durableId="1881671557">
    <w:abstractNumId w:val="31"/>
  </w:num>
  <w:num w:numId="31" w16cid:durableId="956058676">
    <w:abstractNumId w:val="11"/>
  </w:num>
  <w:num w:numId="32" w16cid:durableId="449276892">
    <w:abstractNumId w:val="18"/>
  </w:num>
  <w:num w:numId="33">
    <w:abstractNumId w:val="31"/>
    <w:lvlOverride w:ilvl="0">
      <w:startOverride w:val="1"/>
    </w:lvlOverride>
  </w:num>
  <w:num w:numId="34">
    <w:abstractNumId w:val="31"/>
    <w:lvlOverride w:ilvl="0">
      <w:startOverride w:val="1"/>
    </w:lvlOverride>
  </w:num>
  <w:num w:numId="35">
    <w:abstractNumId w:val="31"/>
    <w:lvlOverride w:ilvl="0">
      <w:startOverride w:val="1"/>
    </w:lvlOverride>
  </w:num>
  <w:num w:numId="36">
    <w:abstractNumId w:val="31"/>
    <w:lvlOverride w:ilvl="0">
      <w:startOverride w:val="1"/>
    </w:lvlOverride>
  </w:num>
  <w:num w:numId="37">
    <w:abstractNumId w:val="31"/>
    <w:lvlOverride w:ilvl="0">
      <w:startOverride w:val="1"/>
    </w:lvlOverride>
  </w:num>
  <w:num w:numId="38">
    <w:abstractNumId w:val="31"/>
    <w:lvlOverride w:ilvl="0">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B5"/>
    <w:rsid w:val="00005DDA"/>
    <w:rsid w:val="0001239A"/>
    <w:rsid w:val="00013E52"/>
    <w:rsid w:val="00020193"/>
    <w:rsid w:val="0003267C"/>
    <w:rsid w:val="00042865"/>
    <w:rsid w:val="00044BE0"/>
    <w:rsid w:val="00067359"/>
    <w:rsid w:val="00070401"/>
    <w:rsid w:val="0007352C"/>
    <w:rsid w:val="00076C6F"/>
    <w:rsid w:val="00080A67"/>
    <w:rsid w:val="0008308F"/>
    <w:rsid w:val="00087E91"/>
    <w:rsid w:val="000925CF"/>
    <w:rsid w:val="000930F2"/>
    <w:rsid w:val="000941CC"/>
    <w:rsid w:val="00094528"/>
    <w:rsid w:val="00097640"/>
    <w:rsid w:val="000A02F8"/>
    <w:rsid w:val="000A0741"/>
    <w:rsid w:val="000A7FA7"/>
    <w:rsid w:val="000C0FC1"/>
    <w:rsid w:val="000C2EFF"/>
    <w:rsid w:val="000D192E"/>
    <w:rsid w:val="000E1F2A"/>
    <w:rsid w:val="000F2686"/>
    <w:rsid w:val="0011205B"/>
    <w:rsid w:val="00112741"/>
    <w:rsid w:val="0013137D"/>
    <w:rsid w:val="00142F27"/>
    <w:rsid w:val="001464AF"/>
    <w:rsid w:val="00150B5B"/>
    <w:rsid w:val="00153A6E"/>
    <w:rsid w:val="00156213"/>
    <w:rsid w:val="001572C0"/>
    <w:rsid w:val="0015779C"/>
    <w:rsid w:val="001578BF"/>
    <w:rsid w:val="00160E05"/>
    <w:rsid w:val="00161F1B"/>
    <w:rsid w:val="00167813"/>
    <w:rsid w:val="001678B0"/>
    <w:rsid w:val="0017224A"/>
    <w:rsid w:val="00175B60"/>
    <w:rsid w:val="001763CE"/>
    <w:rsid w:val="0017731A"/>
    <w:rsid w:val="001879E3"/>
    <w:rsid w:val="00192171"/>
    <w:rsid w:val="00192F4F"/>
    <w:rsid w:val="001D3944"/>
    <w:rsid w:val="001D578A"/>
    <w:rsid w:val="001E009A"/>
    <w:rsid w:val="001E07BF"/>
    <w:rsid w:val="001F2E65"/>
    <w:rsid w:val="00214272"/>
    <w:rsid w:val="00216690"/>
    <w:rsid w:val="00246F7E"/>
    <w:rsid w:val="002473E6"/>
    <w:rsid w:val="00260630"/>
    <w:rsid w:val="00263AB0"/>
    <w:rsid w:val="00272E92"/>
    <w:rsid w:val="002730F8"/>
    <w:rsid w:val="00273D40"/>
    <w:rsid w:val="00275819"/>
    <w:rsid w:val="00280DB1"/>
    <w:rsid w:val="00282B89"/>
    <w:rsid w:val="002910C7"/>
    <w:rsid w:val="00295629"/>
    <w:rsid w:val="002A1F75"/>
    <w:rsid w:val="002A6ED7"/>
    <w:rsid w:val="002B773B"/>
    <w:rsid w:val="002C1A5B"/>
    <w:rsid w:val="002C55EB"/>
    <w:rsid w:val="002C6AF9"/>
    <w:rsid w:val="002C7A38"/>
    <w:rsid w:val="002D2092"/>
    <w:rsid w:val="002D4AB1"/>
    <w:rsid w:val="002D4ECF"/>
    <w:rsid w:val="002D5A98"/>
    <w:rsid w:val="002E2DDD"/>
    <w:rsid w:val="002E3AE2"/>
    <w:rsid w:val="002E442B"/>
    <w:rsid w:val="002E72AE"/>
    <w:rsid w:val="002E77E6"/>
    <w:rsid w:val="002F1C1B"/>
    <w:rsid w:val="002F513D"/>
    <w:rsid w:val="002F5E55"/>
    <w:rsid w:val="00300266"/>
    <w:rsid w:val="0030154C"/>
    <w:rsid w:val="0031391D"/>
    <w:rsid w:val="0031540F"/>
    <w:rsid w:val="00317892"/>
    <w:rsid w:val="0032137D"/>
    <w:rsid w:val="00324CFE"/>
    <w:rsid w:val="0032794D"/>
    <w:rsid w:val="0033688C"/>
    <w:rsid w:val="003433E0"/>
    <w:rsid w:val="003470A1"/>
    <w:rsid w:val="003512B0"/>
    <w:rsid w:val="0035296A"/>
    <w:rsid w:val="0036459A"/>
    <w:rsid w:val="00370C5B"/>
    <w:rsid w:val="0037436B"/>
    <w:rsid w:val="0037481F"/>
    <w:rsid w:val="00375954"/>
    <w:rsid w:val="003769D2"/>
    <w:rsid w:val="00382413"/>
    <w:rsid w:val="00384A79"/>
    <w:rsid w:val="00391C22"/>
    <w:rsid w:val="00392B55"/>
    <w:rsid w:val="003946C8"/>
    <w:rsid w:val="0039794E"/>
    <w:rsid w:val="003A60EF"/>
    <w:rsid w:val="003B48DA"/>
    <w:rsid w:val="003B7D2F"/>
    <w:rsid w:val="003C3CDF"/>
    <w:rsid w:val="003C6106"/>
    <w:rsid w:val="003D343F"/>
    <w:rsid w:val="003D39F1"/>
    <w:rsid w:val="003E18AE"/>
    <w:rsid w:val="003E57C7"/>
    <w:rsid w:val="003F05B0"/>
    <w:rsid w:val="003F176A"/>
    <w:rsid w:val="004009D3"/>
    <w:rsid w:val="00400EBC"/>
    <w:rsid w:val="00404FEF"/>
    <w:rsid w:val="00425642"/>
    <w:rsid w:val="00426BB3"/>
    <w:rsid w:val="0043297A"/>
    <w:rsid w:val="00442EA8"/>
    <w:rsid w:val="00442FA0"/>
    <w:rsid w:val="00445F72"/>
    <w:rsid w:val="00447613"/>
    <w:rsid w:val="00450A41"/>
    <w:rsid w:val="004516A3"/>
    <w:rsid w:val="00454BB9"/>
    <w:rsid w:val="004633A4"/>
    <w:rsid w:val="00466FB4"/>
    <w:rsid w:val="004713DC"/>
    <w:rsid w:val="00471522"/>
    <w:rsid w:val="004802D7"/>
    <w:rsid w:val="0048052C"/>
    <w:rsid w:val="00480775"/>
    <w:rsid w:val="004916B9"/>
    <w:rsid w:val="004A06F9"/>
    <w:rsid w:val="004B164C"/>
    <w:rsid w:val="004B6617"/>
    <w:rsid w:val="004C472A"/>
    <w:rsid w:val="004C68A9"/>
    <w:rsid w:val="004F5717"/>
    <w:rsid w:val="005068D6"/>
    <w:rsid w:val="00522A90"/>
    <w:rsid w:val="00525D94"/>
    <w:rsid w:val="005439B9"/>
    <w:rsid w:val="00547546"/>
    <w:rsid w:val="00571671"/>
    <w:rsid w:val="00576511"/>
    <w:rsid w:val="00576778"/>
    <w:rsid w:val="00585671"/>
    <w:rsid w:val="00586220"/>
    <w:rsid w:val="005953A1"/>
    <w:rsid w:val="005955F0"/>
    <w:rsid w:val="005A576B"/>
    <w:rsid w:val="005A59CB"/>
    <w:rsid w:val="005A6721"/>
    <w:rsid w:val="005B10C1"/>
    <w:rsid w:val="005B2290"/>
    <w:rsid w:val="005B4D6B"/>
    <w:rsid w:val="005C426F"/>
    <w:rsid w:val="005C5E7C"/>
    <w:rsid w:val="005C6880"/>
    <w:rsid w:val="005D4D0F"/>
    <w:rsid w:val="005E30B7"/>
    <w:rsid w:val="005E794E"/>
    <w:rsid w:val="005F1FEB"/>
    <w:rsid w:val="005F6E26"/>
    <w:rsid w:val="00600A05"/>
    <w:rsid w:val="00600ABD"/>
    <w:rsid w:val="00602137"/>
    <w:rsid w:val="0060225B"/>
    <w:rsid w:val="0060263A"/>
    <w:rsid w:val="0060654A"/>
    <w:rsid w:val="00610ADC"/>
    <w:rsid w:val="00611318"/>
    <w:rsid w:val="00612BAF"/>
    <w:rsid w:val="00613DD0"/>
    <w:rsid w:val="0061619B"/>
    <w:rsid w:val="006204DF"/>
    <w:rsid w:val="00622C89"/>
    <w:rsid w:val="006270E1"/>
    <w:rsid w:val="00631D58"/>
    <w:rsid w:val="00646285"/>
    <w:rsid w:val="006527EE"/>
    <w:rsid w:val="00655C08"/>
    <w:rsid w:val="006735D2"/>
    <w:rsid w:val="0068332A"/>
    <w:rsid w:val="00686A2A"/>
    <w:rsid w:val="00690E3C"/>
    <w:rsid w:val="0069292F"/>
    <w:rsid w:val="006940A6"/>
    <w:rsid w:val="0069561F"/>
    <w:rsid w:val="006A46EE"/>
    <w:rsid w:val="006A60C6"/>
    <w:rsid w:val="006A7F53"/>
    <w:rsid w:val="006B0EED"/>
    <w:rsid w:val="006C266A"/>
    <w:rsid w:val="006C3F85"/>
    <w:rsid w:val="006E2C53"/>
    <w:rsid w:val="006E3EDE"/>
    <w:rsid w:val="006F038A"/>
    <w:rsid w:val="006F36B5"/>
    <w:rsid w:val="006F42BC"/>
    <w:rsid w:val="006F4AC0"/>
    <w:rsid w:val="006F63BB"/>
    <w:rsid w:val="007000F6"/>
    <w:rsid w:val="007047D8"/>
    <w:rsid w:val="007105A9"/>
    <w:rsid w:val="00712EBD"/>
    <w:rsid w:val="00714319"/>
    <w:rsid w:val="00720150"/>
    <w:rsid w:val="0072241B"/>
    <w:rsid w:val="007379BF"/>
    <w:rsid w:val="0074008D"/>
    <w:rsid w:val="007466E0"/>
    <w:rsid w:val="00747F74"/>
    <w:rsid w:val="0075536C"/>
    <w:rsid w:val="007564AA"/>
    <w:rsid w:val="00757637"/>
    <w:rsid w:val="00763DD2"/>
    <w:rsid w:val="00771224"/>
    <w:rsid w:val="00771DF2"/>
    <w:rsid w:val="007728FA"/>
    <w:rsid w:val="00773296"/>
    <w:rsid w:val="00774A1B"/>
    <w:rsid w:val="00776522"/>
    <w:rsid w:val="00784701"/>
    <w:rsid w:val="00787BB7"/>
    <w:rsid w:val="007A128D"/>
    <w:rsid w:val="007A3D20"/>
    <w:rsid w:val="007A6EBC"/>
    <w:rsid w:val="007C456D"/>
    <w:rsid w:val="007C56BE"/>
    <w:rsid w:val="007D00A3"/>
    <w:rsid w:val="007D7C2D"/>
    <w:rsid w:val="007D7C90"/>
    <w:rsid w:val="007E120E"/>
    <w:rsid w:val="007E1B5C"/>
    <w:rsid w:val="007F6B5A"/>
    <w:rsid w:val="007F75BD"/>
    <w:rsid w:val="007F7D5A"/>
    <w:rsid w:val="00800C44"/>
    <w:rsid w:val="008024D3"/>
    <w:rsid w:val="00805C11"/>
    <w:rsid w:val="00810510"/>
    <w:rsid w:val="00815885"/>
    <w:rsid w:val="008377EF"/>
    <w:rsid w:val="00844A3B"/>
    <w:rsid w:val="00860A24"/>
    <w:rsid w:val="00861E38"/>
    <w:rsid w:val="00861EC2"/>
    <w:rsid w:val="00865355"/>
    <w:rsid w:val="008710C3"/>
    <w:rsid w:val="008738FA"/>
    <w:rsid w:val="00875F93"/>
    <w:rsid w:val="008779CC"/>
    <w:rsid w:val="008806ED"/>
    <w:rsid w:val="00883EBD"/>
    <w:rsid w:val="00895508"/>
    <w:rsid w:val="008A0B5D"/>
    <w:rsid w:val="008A14E6"/>
    <w:rsid w:val="008C27A3"/>
    <w:rsid w:val="008C27A6"/>
    <w:rsid w:val="008C28DA"/>
    <w:rsid w:val="008D652D"/>
    <w:rsid w:val="008D71E3"/>
    <w:rsid w:val="008E1725"/>
    <w:rsid w:val="008F5E1A"/>
    <w:rsid w:val="0091003D"/>
    <w:rsid w:val="00911FA5"/>
    <w:rsid w:val="00913136"/>
    <w:rsid w:val="00921611"/>
    <w:rsid w:val="0092183A"/>
    <w:rsid w:val="00924077"/>
    <w:rsid w:val="009249F1"/>
    <w:rsid w:val="00925FE5"/>
    <w:rsid w:val="00927082"/>
    <w:rsid w:val="00931DA8"/>
    <w:rsid w:val="00932E0B"/>
    <w:rsid w:val="00933583"/>
    <w:rsid w:val="00933AAC"/>
    <w:rsid w:val="009366A3"/>
    <w:rsid w:val="0094369E"/>
    <w:rsid w:val="0094736B"/>
    <w:rsid w:val="00952112"/>
    <w:rsid w:val="0097414D"/>
    <w:rsid w:val="00975405"/>
    <w:rsid w:val="00980856"/>
    <w:rsid w:val="00986561"/>
    <w:rsid w:val="0099762C"/>
    <w:rsid w:val="009A2448"/>
    <w:rsid w:val="009B2F7E"/>
    <w:rsid w:val="009B5537"/>
    <w:rsid w:val="009B5E53"/>
    <w:rsid w:val="009C0EE2"/>
    <w:rsid w:val="009C3B25"/>
    <w:rsid w:val="009C4482"/>
    <w:rsid w:val="009C50AD"/>
    <w:rsid w:val="009D5B43"/>
    <w:rsid w:val="009E0B50"/>
    <w:rsid w:val="009E51B8"/>
    <w:rsid w:val="009E6E8A"/>
    <w:rsid w:val="009E71B0"/>
    <w:rsid w:val="009F0490"/>
    <w:rsid w:val="009F366C"/>
    <w:rsid w:val="009F724E"/>
    <w:rsid w:val="00A04969"/>
    <w:rsid w:val="00A06968"/>
    <w:rsid w:val="00A07D96"/>
    <w:rsid w:val="00A128DF"/>
    <w:rsid w:val="00A260F6"/>
    <w:rsid w:val="00A31529"/>
    <w:rsid w:val="00A465CA"/>
    <w:rsid w:val="00A5373C"/>
    <w:rsid w:val="00A5507A"/>
    <w:rsid w:val="00A561A2"/>
    <w:rsid w:val="00A6174F"/>
    <w:rsid w:val="00A73F4B"/>
    <w:rsid w:val="00A7614B"/>
    <w:rsid w:val="00A77329"/>
    <w:rsid w:val="00A840FC"/>
    <w:rsid w:val="00A87946"/>
    <w:rsid w:val="00A945FF"/>
    <w:rsid w:val="00A965A4"/>
    <w:rsid w:val="00AA21C0"/>
    <w:rsid w:val="00AA5027"/>
    <w:rsid w:val="00AB1639"/>
    <w:rsid w:val="00AC1C2E"/>
    <w:rsid w:val="00AC4EC4"/>
    <w:rsid w:val="00AD0A11"/>
    <w:rsid w:val="00AE144C"/>
    <w:rsid w:val="00B00B13"/>
    <w:rsid w:val="00B0413B"/>
    <w:rsid w:val="00B04A93"/>
    <w:rsid w:val="00B073E2"/>
    <w:rsid w:val="00B1085C"/>
    <w:rsid w:val="00B125A3"/>
    <w:rsid w:val="00B1369E"/>
    <w:rsid w:val="00B1391F"/>
    <w:rsid w:val="00B169BA"/>
    <w:rsid w:val="00B17533"/>
    <w:rsid w:val="00B207C0"/>
    <w:rsid w:val="00B20D2C"/>
    <w:rsid w:val="00B2526D"/>
    <w:rsid w:val="00B26275"/>
    <w:rsid w:val="00B26B5A"/>
    <w:rsid w:val="00B2792E"/>
    <w:rsid w:val="00B50DCF"/>
    <w:rsid w:val="00B52D88"/>
    <w:rsid w:val="00B56E98"/>
    <w:rsid w:val="00B606B9"/>
    <w:rsid w:val="00B613D8"/>
    <w:rsid w:val="00B62B27"/>
    <w:rsid w:val="00B6711A"/>
    <w:rsid w:val="00B71434"/>
    <w:rsid w:val="00B71449"/>
    <w:rsid w:val="00B75FB4"/>
    <w:rsid w:val="00B77EB6"/>
    <w:rsid w:val="00B77F9B"/>
    <w:rsid w:val="00B84EF5"/>
    <w:rsid w:val="00B8713E"/>
    <w:rsid w:val="00B8768F"/>
    <w:rsid w:val="00B917B4"/>
    <w:rsid w:val="00B94298"/>
    <w:rsid w:val="00B9692E"/>
    <w:rsid w:val="00B97749"/>
    <w:rsid w:val="00BB529F"/>
    <w:rsid w:val="00BC5CC5"/>
    <w:rsid w:val="00BD1EC8"/>
    <w:rsid w:val="00BD55E2"/>
    <w:rsid w:val="00BD79F3"/>
    <w:rsid w:val="00BE30D4"/>
    <w:rsid w:val="00BF1CBD"/>
    <w:rsid w:val="00BF21C2"/>
    <w:rsid w:val="00BF4BE3"/>
    <w:rsid w:val="00BF5B89"/>
    <w:rsid w:val="00C05006"/>
    <w:rsid w:val="00C111A7"/>
    <w:rsid w:val="00C201BC"/>
    <w:rsid w:val="00C229D9"/>
    <w:rsid w:val="00C25852"/>
    <w:rsid w:val="00C26506"/>
    <w:rsid w:val="00C276A4"/>
    <w:rsid w:val="00C353BE"/>
    <w:rsid w:val="00C41824"/>
    <w:rsid w:val="00C46B3B"/>
    <w:rsid w:val="00C51681"/>
    <w:rsid w:val="00C52B44"/>
    <w:rsid w:val="00C61233"/>
    <w:rsid w:val="00C63AF2"/>
    <w:rsid w:val="00C65A0F"/>
    <w:rsid w:val="00C75037"/>
    <w:rsid w:val="00C77027"/>
    <w:rsid w:val="00C81F86"/>
    <w:rsid w:val="00C82F1A"/>
    <w:rsid w:val="00C83BA2"/>
    <w:rsid w:val="00C971E9"/>
    <w:rsid w:val="00CA1B3A"/>
    <w:rsid w:val="00CA73FC"/>
    <w:rsid w:val="00CB43C0"/>
    <w:rsid w:val="00CC0836"/>
    <w:rsid w:val="00CC4BD1"/>
    <w:rsid w:val="00CC56B7"/>
    <w:rsid w:val="00CD7992"/>
    <w:rsid w:val="00CE13F7"/>
    <w:rsid w:val="00CE19C6"/>
    <w:rsid w:val="00CE2E77"/>
    <w:rsid w:val="00CE5974"/>
    <w:rsid w:val="00CF09C0"/>
    <w:rsid w:val="00CF2BC8"/>
    <w:rsid w:val="00CF4F1E"/>
    <w:rsid w:val="00CF6EAE"/>
    <w:rsid w:val="00D14782"/>
    <w:rsid w:val="00D20A79"/>
    <w:rsid w:val="00D26CF9"/>
    <w:rsid w:val="00D27B3E"/>
    <w:rsid w:val="00D469FE"/>
    <w:rsid w:val="00D52052"/>
    <w:rsid w:val="00D52E17"/>
    <w:rsid w:val="00D5775E"/>
    <w:rsid w:val="00D7252D"/>
    <w:rsid w:val="00D82023"/>
    <w:rsid w:val="00D837C1"/>
    <w:rsid w:val="00D85456"/>
    <w:rsid w:val="00D8582B"/>
    <w:rsid w:val="00D85B57"/>
    <w:rsid w:val="00D86DAF"/>
    <w:rsid w:val="00DA2619"/>
    <w:rsid w:val="00DA2B97"/>
    <w:rsid w:val="00DA720E"/>
    <w:rsid w:val="00DA7E7D"/>
    <w:rsid w:val="00DB0B61"/>
    <w:rsid w:val="00DB7919"/>
    <w:rsid w:val="00DC266C"/>
    <w:rsid w:val="00DD3ACB"/>
    <w:rsid w:val="00DE337A"/>
    <w:rsid w:val="00DE5F3B"/>
    <w:rsid w:val="00DE60E4"/>
    <w:rsid w:val="00DE658C"/>
    <w:rsid w:val="00DF679B"/>
    <w:rsid w:val="00E04AC4"/>
    <w:rsid w:val="00E10293"/>
    <w:rsid w:val="00E1764A"/>
    <w:rsid w:val="00E21007"/>
    <w:rsid w:val="00E21994"/>
    <w:rsid w:val="00E2206A"/>
    <w:rsid w:val="00E256DE"/>
    <w:rsid w:val="00E31488"/>
    <w:rsid w:val="00E3191A"/>
    <w:rsid w:val="00E3637F"/>
    <w:rsid w:val="00E41D68"/>
    <w:rsid w:val="00E516F2"/>
    <w:rsid w:val="00E5257C"/>
    <w:rsid w:val="00E615AF"/>
    <w:rsid w:val="00E62608"/>
    <w:rsid w:val="00E70ABF"/>
    <w:rsid w:val="00E7198A"/>
    <w:rsid w:val="00E74A17"/>
    <w:rsid w:val="00E772DC"/>
    <w:rsid w:val="00E80595"/>
    <w:rsid w:val="00E812BE"/>
    <w:rsid w:val="00E83B25"/>
    <w:rsid w:val="00E861AA"/>
    <w:rsid w:val="00E92625"/>
    <w:rsid w:val="00E97F3D"/>
    <w:rsid w:val="00EA4062"/>
    <w:rsid w:val="00EA44E4"/>
    <w:rsid w:val="00EA44EF"/>
    <w:rsid w:val="00EA66E7"/>
    <w:rsid w:val="00EB3D91"/>
    <w:rsid w:val="00EC1510"/>
    <w:rsid w:val="00EC5BBC"/>
    <w:rsid w:val="00ED24FE"/>
    <w:rsid w:val="00ED3E6F"/>
    <w:rsid w:val="00ED7198"/>
    <w:rsid w:val="00EF130B"/>
    <w:rsid w:val="00EF4C0C"/>
    <w:rsid w:val="00F0130A"/>
    <w:rsid w:val="00F03255"/>
    <w:rsid w:val="00F039B3"/>
    <w:rsid w:val="00F04235"/>
    <w:rsid w:val="00F102C3"/>
    <w:rsid w:val="00F1294B"/>
    <w:rsid w:val="00F153F0"/>
    <w:rsid w:val="00F154F6"/>
    <w:rsid w:val="00F25435"/>
    <w:rsid w:val="00F30E19"/>
    <w:rsid w:val="00F3162E"/>
    <w:rsid w:val="00F33A50"/>
    <w:rsid w:val="00F3577F"/>
    <w:rsid w:val="00F35AF0"/>
    <w:rsid w:val="00F363F3"/>
    <w:rsid w:val="00F37C7C"/>
    <w:rsid w:val="00F44AFA"/>
    <w:rsid w:val="00F51829"/>
    <w:rsid w:val="00F51F82"/>
    <w:rsid w:val="00F573E0"/>
    <w:rsid w:val="00F60F28"/>
    <w:rsid w:val="00F63C81"/>
    <w:rsid w:val="00F64B8D"/>
    <w:rsid w:val="00F66174"/>
    <w:rsid w:val="00F7716A"/>
    <w:rsid w:val="00F77DD9"/>
    <w:rsid w:val="00F80334"/>
    <w:rsid w:val="00F94814"/>
    <w:rsid w:val="00F94C16"/>
    <w:rsid w:val="00F96F13"/>
    <w:rsid w:val="00FA4DB8"/>
    <w:rsid w:val="00FA7617"/>
    <w:rsid w:val="00FB154A"/>
    <w:rsid w:val="00FB1705"/>
    <w:rsid w:val="00FB28AA"/>
    <w:rsid w:val="00FB31EA"/>
    <w:rsid w:val="00FC2488"/>
    <w:rsid w:val="00FC38CB"/>
    <w:rsid w:val="00FC4ADB"/>
    <w:rsid w:val="00FD2704"/>
    <w:rsid w:val="00FD4DB9"/>
    <w:rsid w:val="00FD6E2C"/>
    <w:rsid w:val="00FD78C3"/>
    <w:rsid w:val="00FE0840"/>
    <w:rsid w:val="00FE1053"/>
    <w:rsid w:val="00FE1180"/>
    <w:rsid w:val="00FE1CAD"/>
    <w:rsid w:val="00FF26E1"/>
    <w:rsid w:val="00FF6CA4"/>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383DC"/>
  <w15:docId w15:val="{61450E7B-D6D6-4CBC-8D6F-630F495E2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B3A"/>
    <w:rPr>
      <w:rFonts w:asciiTheme="minorBidi" w:hAnsiTheme="minorBidi"/>
    </w:rPr>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unhideWhenUsed/>
    <w:qFormat/>
    <w:rsid w:val="002D5A98"/>
    <w:pPr>
      <w:keepNext/>
      <w:keepLines/>
      <w:spacing w:before="160" w:after="80"/>
      <w:outlineLvl w:val="1"/>
    </w:pPr>
    <w:rPr>
      <w:rFonts w:asciiTheme="majorBidi" w:eastAsia="Play" w:hAnsiTheme="majorBidi" w:cs="Play"/>
      <w:color w:val="0F4761"/>
      <w:sz w:val="32"/>
      <w:szCs w:val="32"/>
    </w:rPr>
  </w:style>
  <w:style w:type="paragraph" w:styleId="Ttulo3">
    <w:name w:val="heading 3"/>
    <w:basedOn w:val="Normal"/>
    <w:next w:val="Normal"/>
    <w:link w:val="Ttulo3Car"/>
    <w:uiPriority w:val="9"/>
    <w:unhideWhenUsed/>
    <w:qFormat/>
    <w:pPr>
      <w:keepNext/>
      <w:keepLines/>
      <w:spacing w:before="160" w:after="80"/>
      <w:outlineLvl w:val="2"/>
    </w:pPr>
    <w:rPr>
      <w:color w:val="0F4761"/>
      <w:sz w:val="28"/>
      <w:szCs w:val="28"/>
    </w:rPr>
  </w:style>
  <w:style w:type="paragraph" w:styleId="Ttulo4">
    <w:name w:val="heading 4"/>
    <w:basedOn w:val="Normal"/>
    <w:next w:val="Normal"/>
    <w:link w:val="Ttulo4Car"/>
    <w:uiPriority w:val="9"/>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9">
    <w:name w:val="9"/>
    <w:basedOn w:val="TableNormal"/>
    <w:tblPr>
      <w:tblStyleRowBandSize w:val="1"/>
      <w:tblStyleColBandSize w:val="1"/>
      <w:tblCellMar>
        <w:top w:w="15" w:type="dxa"/>
        <w:left w:w="15" w:type="dxa"/>
        <w:bottom w:w="15" w:type="dxa"/>
        <w:right w:w="15" w:type="dxa"/>
      </w:tblCellMar>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tblPr>
      <w:tblStyleRowBandSize w:val="1"/>
      <w:tblStyleColBandSize w:val="1"/>
      <w:tblCellMar>
        <w:top w:w="15" w:type="dxa"/>
        <w:left w:w="15" w:type="dxa"/>
        <w:bottom w:w="15" w:type="dxa"/>
        <w:right w:w="15" w:type="dxa"/>
      </w:tblCellMar>
    </w:tblPr>
  </w:style>
  <w:style w:type="table" w:customStyle="1" w:styleId="6">
    <w:name w:val="6"/>
    <w:basedOn w:val="TableNormal"/>
    <w:tblPr>
      <w:tblStyleRowBandSize w:val="1"/>
      <w:tblStyleColBandSize w:val="1"/>
      <w:tblCellMar>
        <w:top w:w="15" w:type="dxa"/>
        <w:left w:w="15" w:type="dxa"/>
        <w:bottom w:w="15" w:type="dxa"/>
        <w:right w:w="15" w:type="dxa"/>
      </w:tblCellMar>
    </w:tblPr>
  </w:style>
  <w:style w:type="table" w:customStyle="1" w:styleId="5">
    <w:name w:val="5"/>
    <w:basedOn w:val="TableNormal"/>
    <w:tblPr>
      <w:tblStyleRowBandSize w:val="1"/>
      <w:tblStyleColBandSize w:val="1"/>
      <w:tblCellMar>
        <w:top w:w="15" w:type="dxa"/>
        <w:left w:w="15" w:type="dxa"/>
        <w:bottom w:w="15" w:type="dxa"/>
        <w:right w:w="15" w:type="dxa"/>
      </w:tblCellMar>
    </w:tblPr>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C276A4"/>
    <w:pPr>
      <w:ind w:left="720"/>
      <w:contextualSpacing/>
    </w:pPr>
  </w:style>
  <w:style w:type="paragraph" w:styleId="Encabezado">
    <w:name w:val="header"/>
    <w:basedOn w:val="Normal"/>
    <w:link w:val="EncabezadoCar"/>
    <w:uiPriority w:val="99"/>
    <w:unhideWhenUsed/>
    <w:rsid w:val="004802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02D7"/>
  </w:style>
  <w:style w:type="paragraph" w:styleId="Piedepgina">
    <w:name w:val="footer"/>
    <w:basedOn w:val="Normal"/>
    <w:link w:val="PiedepginaCar"/>
    <w:uiPriority w:val="99"/>
    <w:unhideWhenUsed/>
    <w:rsid w:val="004802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02D7"/>
  </w:style>
  <w:style w:type="table" w:styleId="Tablaconcuadrcula">
    <w:name w:val="Table Grid"/>
    <w:basedOn w:val="Tablanormal"/>
    <w:uiPriority w:val="39"/>
    <w:rsid w:val="00301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A128D"/>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7A128D"/>
    <w:pPr>
      <w:spacing w:after="100"/>
    </w:pPr>
  </w:style>
  <w:style w:type="paragraph" w:styleId="TDC2">
    <w:name w:val="toc 2"/>
    <w:basedOn w:val="Normal"/>
    <w:next w:val="Normal"/>
    <w:autoRedefine/>
    <w:uiPriority w:val="39"/>
    <w:unhideWhenUsed/>
    <w:rsid w:val="007A128D"/>
    <w:pPr>
      <w:spacing w:after="100"/>
      <w:ind w:left="240"/>
    </w:pPr>
  </w:style>
  <w:style w:type="paragraph" w:styleId="TDC3">
    <w:name w:val="toc 3"/>
    <w:basedOn w:val="Normal"/>
    <w:next w:val="Normal"/>
    <w:autoRedefine/>
    <w:uiPriority w:val="39"/>
    <w:unhideWhenUsed/>
    <w:rsid w:val="007A128D"/>
    <w:pPr>
      <w:spacing w:after="100"/>
      <w:ind w:left="480"/>
    </w:pPr>
  </w:style>
  <w:style w:type="character" w:styleId="Hipervnculo">
    <w:name w:val="Hyperlink"/>
    <w:basedOn w:val="Fuentedeprrafopredeter"/>
    <w:uiPriority w:val="99"/>
    <w:unhideWhenUsed/>
    <w:rsid w:val="007A128D"/>
    <w:rPr>
      <w:color w:val="0000FF" w:themeColor="hyperlink"/>
      <w:u w:val="single"/>
    </w:rPr>
  </w:style>
  <w:style w:type="character" w:customStyle="1" w:styleId="Ttulo2Car">
    <w:name w:val="Título 2 Car"/>
    <w:basedOn w:val="Fuentedeprrafopredeter"/>
    <w:link w:val="Ttulo2"/>
    <w:uiPriority w:val="9"/>
    <w:rsid w:val="002D5A98"/>
    <w:rPr>
      <w:rFonts w:asciiTheme="majorBidi" w:eastAsia="Play" w:hAnsiTheme="majorBidi" w:cs="Play"/>
      <w:color w:val="0F4761"/>
      <w:sz w:val="32"/>
      <w:szCs w:val="32"/>
    </w:rPr>
  </w:style>
  <w:style w:type="character" w:customStyle="1" w:styleId="Ttulo3Car">
    <w:name w:val="Título 3 Car"/>
    <w:basedOn w:val="Fuentedeprrafopredeter"/>
    <w:link w:val="Ttulo3"/>
    <w:uiPriority w:val="9"/>
    <w:rsid w:val="009F724E"/>
    <w:rPr>
      <w:color w:val="0F4761"/>
      <w:sz w:val="28"/>
      <w:szCs w:val="28"/>
    </w:rPr>
  </w:style>
  <w:style w:type="paragraph" w:styleId="TDC4">
    <w:name w:val="toc 4"/>
    <w:basedOn w:val="Normal"/>
    <w:next w:val="Normal"/>
    <w:autoRedefine/>
    <w:uiPriority w:val="39"/>
    <w:unhideWhenUsed/>
    <w:rsid w:val="00260630"/>
    <w:pPr>
      <w:spacing w:after="100"/>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60630"/>
    <w:pPr>
      <w:spacing w:after="100"/>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60630"/>
    <w:pPr>
      <w:spacing w:after="100"/>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60630"/>
    <w:pPr>
      <w:spacing w:after="100"/>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60630"/>
    <w:pPr>
      <w:spacing w:after="100"/>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60630"/>
    <w:pPr>
      <w:spacing w:after="100"/>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260630"/>
    <w:rPr>
      <w:color w:val="605E5C"/>
      <w:shd w:val="clear" w:color="auto" w:fill="E1DFDD"/>
    </w:rPr>
  </w:style>
  <w:style w:type="paragraph" w:customStyle="1" w:styleId="font-claude-response-body">
    <w:name w:val="font-claude-response-body"/>
    <w:basedOn w:val="Normal"/>
    <w:rsid w:val="00763DD2"/>
    <w:pPr>
      <w:spacing w:before="100" w:beforeAutospacing="1" w:after="100" w:afterAutospacing="1" w:line="240" w:lineRule="auto"/>
    </w:pPr>
    <w:rPr>
      <w:rFonts w:ascii="Times New Roman" w:eastAsia="Times New Roman" w:hAnsi="Times New Roman" w:cs="Times New Roman"/>
    </w:rPr>
  </w:style>
  <w:style w:type="character" w:styleId="Fuerte">
    <w:name w:val="Strong"/>
    <w:basedOn w:val="Fuentedeprrafopredeter"/>
    <w:uiPriority w:val="22"/>
    <w:qFormat/>
    <w:rsid w:val="00763DD2"/>
    <w:rPr>
      <w:b/>
      <w:bCs/>
    </w:rPr>
  </w:style>
  <w:style w:type="character" w:styleId="CdigoHTML">
    <w:name w:val="HTML Code"/>
    <w:basedOn w:val="Fuentedeprrafopredeter"/>
    <w:uiPriority w:val="99"/>
    <w:semiHidden/>
    <w:unhideWhenUsed/>
    <w:rsid w:val="00763DD2"/>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8738FA"/>
    <w:rPr>
      <w:i/>
      <w:iCs/>
      <w:color w:val="0F4761"/>
    </w:rPr>
  </w:style>
  <w:style w:type="paragraph" w:styleId="NormalWeb">
    <w:name w:val="Normal (Web)"/>
    <w:basedOn w:val="Normal"/>
    <w:uiPriority w:val="99"/>
    <w:semiHidden/>
    <w:unhideWhenUsed/>
    <w:rsid w:val="00BC5C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2.emf"/><Relationship Id="rId68" Type="http://schemas.openxmlformats.org/officeDocument/2006/relationships/image" Target="media/image57.emf"/><Relationship Id="rId84" Type="http://schemas.openxmlformats.org/officeDocument/2006/relationships/image" Target="media/image73.png"/><Relationship Id="rId89" Type="http://schemas.openxmlformats.org/officeDocument/2006/relationships/image" Target="media/image78.emf"/><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emf"/><Relationship Id="rId58" Type="http://schemas.openxmlformats.org/officeDocument/2006/relationships/image" Target="media/image47.emf"/><Relationship Id="rId74" Type="http://schemas.openxmlformats.org/officeDocument/2006/relationships/image" Target="media/image63.png"/><Relationship Id="rId79" Type="http://schemas.openxmlformats.org/officeDocument/2006/relationships/image" Target="media/image68.emf"/><Relationship Id="rId102" Type="http://schemas.openxmlformats.org/officeDocument/2006/relationships/header" Target="header3.xml"/><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4.em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emf"/><Relationship Id="rId48" Type="http://schemas.openxmlformats.org/officeDocument/2006/relationships/image" Target="media/image40.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emf"/><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emf"/><Relationship Id="rId59" Type="http://schemas.openxmlformats.org/officeDocument/2006/relationships/image" Target="media/image48.png"/><Relationship Id="rId103"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emf"/><Relationship Id="rId54" Type="http://schemas.openxmlformats.org/officeDocument/2006/relationships/hyperlink" Target="mailto:test@test.com" TargetMode="External"/><Relationship Id="rId62" Type="http://schemas.openxmlformats.org/officeDocument/2006/relationships/image" Target="media/image51.emf"/><Relationship Id="rId70" Type="http://schemas.openxmlformats.org/officeDocument/2006/relationships/image" Target="media/image59.emf"/><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emf"/><Relationship Id="rId91" Type="http://schemas.openxmlformats.org/officeDocument/2006/relationships/image" Target="media/image80.emf"/><Relationship Id="rId96" Type="http://schemas.openxmlformats.org/officeDocument/2006/relationships/image" Target="media/image85.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6.emf"/><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emf"/><Relationship Id="rId52" Type="http://schemas.openxmlformats.org/officeDocument/2006/relationships/image" Target="media/image44.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emf"/><Relationship Id="rId81" Type="http://schemas.openxmlformats.org/officeDocument/2006/relationships/image" Target="media/image70.emf"/><Relationship Id="rId86" Type="http://schemas.openxmlformats.org/officeDocument/2006/relationships/image" Target="media/image75.emf"/><Relationship Id="rId94" Type="http://schemas.openxmlformats.org/officeDocument/2006/relationships/image" Target="media/image83.emf"/><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hyperlink" Target="mailto:mario@cajal.com" TargetMode="External"/><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0.emf"/><Relationship Id="rId92" Type="http://schemas.openxmlformats.org/officeDocument/2006/relationships/image" Target="media/image81.emf"/><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emf"/><Relationship Id="rId45" Type="http://schemas.openxmlformats.org/officeDocument/2006/relationships/image" Target="media/image37.png"/><Relationship Id="rId66" Type="http://schemas.openxmlformats.org/officeDocument/2006/relationships/image" Target="media/image55.emf"/><Relationship Id="rId87" Type="http://schemas.openxmlformats.org/officeDocument/2006/relationships/image" Target="media/image76.emf"/><Relationship Id="rId61" Type="http://schemas.openxmlformats.org/officeDocument/2006/relationships/image" Target="media/image50.emf"/><Relationship Id="rId82" Type="http://schemas.openxmlformats.org/officeDocument/2006/relationships/image" Target="media/image71.emf"/><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mailto:seba@fernandez.com" TargetMode="External"/><Relationship Id="rId77" Type="http://schemas.openxmlformats.org/officeDocument/2006/relationships/image" Target="media/image66.png"/><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1.png"/><Relationship Id="rId93" Type="http://schemas.openxmlformats.org/officeDocument/2006/relationships/image" Target="media/image82.emf"/><Relationship Id="rId98" Type="http://schemas.openxmlformats.org/officeDocument/2006/relationships/header" Target="header1.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emf"/><Relationship Id="rId67" Type="http://schemas.openxmlformats.org/officeDocument/2006/relationships/image" Target="media/image56.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8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ViIy0TFX1PbiokUHW0+gEHD0DQ==">CgMxLjAyDmgueXB0b3ptdnN5YWhpMg5oLjMwMTZ1a3NyeWs5OTIOaC41dHdvajgxajFna2EyDmguajh3ZGR4ZWVnZ3R3Mg5oLmJneml2aG00bzdoYzIOaC5qOTJ5aWxicjl6dDcyDmgubjRpdXVhbG9heDc2Mg5oLjFpNzZ2NHk0NXc5OTIOaC5oaHFvaTRybTJzYjEyDmgubGF1ZXZ5aGhzMG5uMg5oLjI5Nmd4eXhiYnYwbTgAciExNlVkVkNiWlZIdUNvcHFuMnNIenVkMWZoTjV5TjIzLW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8C402C2-0B0B-45E1-8B8A-FD895BAD1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6438</TotalTime>
  <Pages>1</Pages>
  <Words>12220</Words>
  <Characters>67215</Characters>
  <Application>Microsoft Office Word</Application>
  <DocSecurity>0</DocSecurity>
  <Lines>560</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fernandez mendez</dc:creator>
  <cp:keywords/>
  <dc:description/>
  <cp:lastModifiedBy>sebastian fernandez mendez</cp:lastModifiedBy>
  <cp:revision>31</cp:revision>
  <dcterms:created xsi:type="dcterms:W3CDTF">2026-04-10T17:29:00Z</dcterms:created>
  <dcterms:modified xsi:type="dcterms:W3CDTF">2026-10-04T08:32:00Z</dcterms:modified>
</cp:coreProperties>
</file>